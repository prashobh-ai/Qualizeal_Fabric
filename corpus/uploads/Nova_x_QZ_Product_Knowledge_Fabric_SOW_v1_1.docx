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9C1B3" w14:textId="1F020B1E" w:rsidR="00F948DB" w:rsidRPr="00C02C4C" w:rsidRDefault="00B67146" w:rsidP="00C341E2">
      <w:pPr>
        <w:suppressAutoHyphens/>
        <w:autoSpaceDE w:val="0"/>
        <w:autoSpaceDN w:val="0"/>
        <w:adjustRightInd w:val="0"/>
        <w:spacing w:before="60" w:after="60"/>
        <w:jc w:val="center"/>
        <w:textAlignment w:val="center"/>
        <w:rPr>
          <w:rFonts w:ascii="Montserrat" w:hAnsi="Montserrat" w:cstheme="minorHAnsi"/>
          <w:b/>
          <w:bCs/>
          <w:noProof/>
          <w:sz w:val="72"/>
          <w:szCs w:val="72"/>
        </w:rPr>
      </w:pPr>
      <w:r>
        <w:rPr>
          <w:rFonts w:ascii="Montserrat" w:hAnsi="Montserrat" w:cstheme="minorHAnsi"/>
          <w:b/>
          <w:bCs/>
          <w:noProof/>
          <w:sz w:val="72"/>
          <w:szCs w:val="72"/>
        </w:rPr>
        <w:t>Statement of Work (SoW)</w:t>
      </w:r>
    </w:p>
    <w:p w14:paraId="21EF4D24" w14:textId="77777777" w:rsidR="00E05B91" w:rsidRPr="005E1040" w:rsidRDefault="00E05B91" w:rsidP="00C341E2">
      <w:pPr>
        <w:suppressAutoHyphens/>
        <w:autoSpaceDE w:val="0"/>
        <w:autoSpaceDN w:val="0"/>
        <w:adjustRightInd w:val="0"/>
        <w:spacing w:before="60" w:after="60"/>
        <w:jc w:val="center"/>
        <w:textAlignment w:val="center"/>
        <w:rPr>
          <w:rFonts w:ascii="Montserrat" w:hAnsi="Montserrat" w:cs="Segoe UI"/>
          <w:shd w:val="clear" w:color="auto" w:fill="F7F7F8"/>
        </w:rPr>
      </w:pPr>
    </w:p>
    <w:p w14:paraId="309F903B" w14:textId="54197CBD" w:rsidR="00B67146" w:rsidRPr="00090794" w:rsidRDefault="00AC6FA5" w:rsidP="00C341E2">
      <w:pPr>
        <w:suppressAutoHyphens/>
        <w:autoSpaceDE w:val="0"/>
        <w:autoSpaceDN w:val="0"/>
        <w:adjustRightInd w:val="0"/>
        <w:spacing w:before="60" w:after="60"/>
        <w:jc w:val="center"/>
        <w:textAlignment w:val="center"/>
        <w:rPr>
          <w:rFonts w:ascii="Montserrat" w:hAnsi="Montserrat" w:cstheme="minorHAnsi"/>
          <w:b/>
          <w:bCs/>
          <w:noProof/>
          <w:sz w:val="22"/>
          <w:szCs w:val="22"/>
        </w:rPr>
      </w:pPr>
      <w:r>
        <w:rPr>
          <w:rFonts w:ascii="Montserrat" w:hAnsi="Montserrat" w:cstheme="minorHAnsi"/>
          <w:b/>
          <w:bCs/>
          <w:noProof/>
          <w:sz w:val="22"/>
          <w:szCs w:val="22"/>
        </w:rPr>
        <w:t>Knowledge Fabric - Scope of Work</w:t>
      </w:r>
    </w:p>
    <w:p w14:paraId="31661D79" w14:textId="77777777" w:rsidR="00AC6FA5" w:rsidRPr="00AC6FA5" w:rsidRDefault="00AC6FA5" w:rsidP="00C341E2">
      <w:pPr>
        <w:suppressAutoHyphens/>
        <w:autoSpaceDE w:val="0"/>
        <w:autoSpaceDN w:val="0"/>
        <w:adjustRightInd w:val="0"/>
        <w:spacing w:before="60" w:after="60"/>
        <w:jc w:val="center"/>
        <w:textAlignment w:val="center"/>
        <w:rPr>
          <w:rFonts w:ascii="Montserrat" w:hAnsi="Montserrat" w:cstheme="minorHAnsi"/>
          <w:b/>
          <w:bCs/>
          <w:i/>
          <w:iCs/>
          <w:noProof/>
          <w:sz w:val="22"/>
          <w:szCs w:val="22"/>
        </w:rPr>
      </w:pPr>
    </w:p>
    <w:p w14:paraId="401F856A" w14:textId="6A139C35" w:rsidR="00B67146" w:rsidRPr="00C02C4C" w:rsidRDefault="00B67146" w:rsidP="00C341E2">
      <w:pPr>
        <w:suppressAutoHyphens/>
        <w:autoSpaceDE w:val="0"/>
        <w:autoSpaceDN w:val="0"/>
        <w:adjustRightInd w:val="0"/>
        <w:spacing w:before="60" w:after="60"/>
        <w:jc w:val="center"/>
        <w:textAlignment w:val="center"/>
        <w:rPr>
          <w:rFonts w:ascii="Montserrat" w:hAnsi="Montserrat" w:cstheme="minorHAnsi"/>
          <w:b/>
          <w:bCs/>
          <w:i/>
          <w:iCs/>
          <w:noProof/>
          <w:sz w:val="22"/>
          <w:szCs w:val="22"/>
        </w:rPr>
      </w:pPr>
      <w:r>
        <w:rPr>
          <w:rFonts w:ascii="Montserrat" w:hAnsi="Montserrat" w:cstheme="minorHAnsi"/>
          <w:b/>
          <w:bCs/>
          <w:i/>
          <w:iCs/>
          <w:noProof/>
          <w:sz w:val="22"/>
          <w:szCs w:val="22"/>
        </w:rPr>
        <w:t>Prepared by:</w:t>
      </w:r>
    </w:p>
    <w:p w14:paraId="0D5C98E4" w14:textId="77777777" w:rsidR="00B67146" w:rsidRPr="00C02C4C" w:rsidRDefault="00B67146" w:rsidP="00C341E2">
      <w:pPr>
        <w:suppressAutoHyphens/>
        <w:autoSpaceDE w:val="0"/>
        <w:autoSpaceDN w:val="0"/>
        <w:adjustRightInd w:val="0"/>
        <w:spacing w:before="60" w:after="60"/>
        <w:jc w:val="center"/>
        <w:textAlignment w:val="center"/>
        <w:rPr>
          <w:rFonts w:ascii="Montserrat" w:hAnsi="Montserrat" w:cstheme="minorHAnsi"/>
          <w:b/>
          <w:bCs/>
          <w:i/>
          <w:iCs/>
          <w:noProof/>
        </w:rPr>
      </w:pPr>
    </w:p>
    <w:p w14:paraId="37FEC476" w14:textId="397FD4D9" w:rsidR="00B67146" w:rsidRPr="005E1040" w:rsidRDefault="00B67146" w:rsidP="00C341E2">
      <w:pPr>
        <w:suppressAutoHyphens/>
        <w:autoSpaceDE w:val="0"/>
        <w:autoSpaceDN w:val="0"/>
        <w:adjustRightInd w:val="0"/>
        <w:spacing w:before="60" w:after="60"/>
        <w:jc w:val="center"/>
        <w:textAlignment w:val="center"/>
        <w:rPr>
          <w:rFonts w:ascii="Montserrat" w:eastAsia="Times New Roman" w:hAnsi="Montserrat" w:cs="Times New Roman"/>
          <w:spacing w:val="5"/>
          <w:sz w:val="18"/>
          <w:szCs w:val="18"/>
        </w:rPr>
      </w:pPr>
      <w:r>
        <w:rPr>
          <w:rFonts w:ascii="Montserrat" w:hAnsi="Montserrat" w:cstheme="minorHAnsi"/>
          <w:noProof/>
        </w:rPr>
        <w:drawing>
          <wp:inline distT="0" distB="0" distL="0" distR="0" wp14:anchorId="4736BCE9" wp14:editId="708B6349">
            <wp:extent cx="2169528" cy="259695"/>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2757531" cy="330080"/>
                    </a:xfrm>
                    <a:prstGeom prst="rect">
                      <a:avLst/>
                    </a:prstGeom>
                  </pic:spPr>
                </pic:pic>
              </a:graphicData>
            </a:graphic>
          </wp:inline>
        </w:drawing>
      </w:r>
    </w:p>
    <w:p w14:paraId="304F5368" w14:textId="77777777" w:rsidR="00B67146" w:rsidRPr="00C02C4C" w:rsidRDefault="00B67146" w:rsidP="00C341E2">
      <w:pPr>
        <w:suppressAutoHyphens/>
        <w:autoSpaceDE w:val="0"/>
        <w:autoSpaceDN w:val="0"/>
        <w:adjustRightInd w:val="0"/>
        <w:spacing w:before="60" w:after="60"/>
        <w:jc w:val="center"/>
        <w:textAlignment w:val="center"/>
        <w:rPr>
          <w:rFonts w:ascii="Montserrat" w:hAnsi="Montserrat" w:cstheme="minorHAnsi"/>
          <w:b/>
          <w:bCs/>
          <w:i/>
          <w:iCs/>
          <w:noProof/>
          <w:sz w:val="20"/>
          <w:szCs w:val="20"/>
        </w:rPr>
      </w:pPr>
    </w:p>
    <w:p w14:paraId="78155A47" w14:textId="34620B11" w:rsidR="00B67146" w:rsidRPr="00C02C4C" w:rsidRDefault="00B67146" w:rsidP="00C341E2">
      <w:pPr>
        <w:suppressAutoHyphens/>
        <w:autoSpaceDE w:val="0"/>
        <w:autoSpaceDN w:val="0"/>
        <w:adjustRightInd w:val="0"/>
        <w:spacing w:before="60" w:after="60"/>
        <w:jc w:val="center"/>
        <w:textAlignment w:val="center"/>
        <w:rPr>
          <w:rFonts w:ascii="Montserrat" w:hAnsi="Montserrat" w:cstheme="minorHAnsi"/>
          <w:b/>
          <w:bCs/>
          <w:i/>
          <w:iCs/>
          <w:noProof/>
          <w:sz w:val="22"/>
          <w:szCs w:val="22"/>
        </w:rPr>
      </w:pPr>
      <w:r>
        <w:rPr>
          <w:rFonts w:ascii="Montserrat" w:hAnsi="Montserrat" w:cstheme="minorHAnsi"/>
          <w:b/>
          <w:bCs/>
          <w:i/>
          <w:iCs/>
          <w:noProof/>
          <w:sz w:val="22"/>
          <w:szCs w:val="22"/>
        </w:rPr>
        <w:t>Submitted to:</w:t>
      </w:r>
    </w:p>
    <w:p w14:paraId="635A5EAA" w14:textId="77777777" w:rsidR="003A0A4F" w:rsidRDefault="003A0A4F" w:rsidP="00C341E2">
      <w:pPr>
        <w:suppressAutoHyphens/>
        <w:autoSpaceDE w:val="0"/>
        <w:autoSpaceDN w:val="0"/>
        <w:adjustRightInd w:val="0"/>
        <w:spacing w:before="60" w:after="60"/>
        <w:jc w:val="center"/>
        <w:textAlignment w:val="center"/>
        <w:rPr>
          <w:rFonts w:ascii="Montserrat" w:hAnsi="Montserrat" w:cstheme="minorHAnsi"/>
          <w:b/>
          <w:bCs/>
          <w:i/>
          <w:iCs/>
          <w:noProof/>
          <w:sz w:val="22"/>
          <w:szCs w:val="22"/>
        </w:rPr>
      </w:pPr>
    </w:p>
    <w:p w14:paraId="24B8E4AE" w14:textId="19FEE9C1" w:rsidR="00EB214B" w:rsidRDefault="003A0A4F" w:rsidP="00C341E2">
      <w:pPr>
        <w:suppressAutoHyphens/>
        <w:autoSpaceDE w:val="0"/>
        <w:autoSpaceDN w:val="0"/>
        <w:adjustRightInd w:val="0"/>
        <w:spacing w:before="60" w:after="60"/>
        <w:jc w:val="center"/>
        <w:textAlignment w:val="center"/>
        <w:rPr>
          <w:rFonts w:ascii="Montserrat" w:hAnsi="Montserrat" w:cstheme="minorHAnsi"/>
          <w:b/>
          <w:bCs/>
          <w:i/>
          <w:iCs/>
          <w:noProof/>
          <w:sz w:val="22"/>
          <w:szCs w:val="22"/>
        </w:rPr>
      </w:pPr>
      <w:r>
        <w:rPr>
          <w:noProof/>
        </w:rPr>
        <w:drawing>
          <wp:inline distT="0" distB="0" distL="0" distR="0" wp14:anchorId="6DA9EB71" wp14:editId="02F4050A">
            <wp:extent cx="1786655" cy="960136"/>
            <wp:effectExtent l="0" t="0" r="4445" b="0"/>
            <wp:docPr id="1084288326" name="Picture 3" descr="Nova Biomed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a Biomedica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7385" cy="965902"/>
                    </a:xfrm>
                    <a:prstGeom prst="rect">
                      <a:avLst/>
                    </a:prstGeom>
                    <a:noFill/>
                    <a:ln>
                      <a:noFill/>
                    </a:ln>
                  </pic:spPr>
                </pic:pic>
              </a:graphicData>
            </a:graphic>
          </wp:inline>
        </w:drawing>
      </w:r>
    </w:p>
    <w:p w14:paraId="03B8D463" w14:textId="77777777" w:rsidR="003A0A4F" w:rsidRPr="00C02C4C" w:rsidRDefault="003A0A4F" w:rsidP="00C341E2">
      <w:pPr>
        <w:suppressAutoHyphens/>
        <w:autoSpaceDE w:val="0"/>
        <w:autoSpaceDN w:val="0"/>
        <w:adjustRightInd w:val="0"/>
        <w:spacing w:before="60" w:after="60"/>
        <w:jc w:val="center"/>
        <w:textAlignment w:val="center"/>
        <w:rPr>
          <w:rFonts w:ascii="Montserrat" w:hAnsi="Montserrat" w:cstheme="minorHAnsi"/>
          <w:b/>
          <w:bCs/>
          <w:i/>
          <w:iCs/>
          <w:noProof/>
          <w:sz w:val="22"/>
          <w:szCs w:val="22"/>
        </w:rPr>
      </w:pPr>
    </w:p>
    <w:p w14:paraId="19179CB6" w14:textId="77777777" w:rsidR="00B67146" w:rsidRPr="005E1040" w:rsidRDefault="00B67146" w:rsidP="00C341E2">
      <w:pPr>
        <w:suppressAutoHyphens/>
        <w:autoSpaceDE w:val="0"/>
        <w:autoSpaceDN w:val="0"/>
        <w:adjustRightInd w:val="0"/>
        <w:spacing w:before="60" w:after="60"/>
        <w:jc w:val="center"/>
        <w:textAlignment w:val="center"/>
        <w:rPr>
          <w:rFonts w:ascii="Montserrat" w:eastAsia="Times New Roman" w:hAnsi="Montserrat" w:cs="Times New Roman"/>
          <w:spacing w:val="5"/>
          <w:sz w:val="18"/>
          <w:szCs w:val="18"/>
        </w:rPr>
      </w:pPr>
    </w:p>
    <w:p w14:paraId="3431015C" w14:textId="4FF32BCC" w:rsidR="00682261" w:rsidRPr="00C02C4C" w:rsidRDefault="00B67146" w:rsidP="005A23D8">
      <w:pPr>
        <w:suppressAutoHyphens/>
        <w:autoSpaceDE w:val="0"/>
        <w:autoSpaceDN w:val="0"/>
        <w:adjustRightInd w:val="0"/>
        <w:spacing w:before="60" w:after="60"/>
        <w:jc w:val="center"/>
        <w:textAlignment w:val="center"/>
        <w:rPr>
          <w:rFonts w:ascii="Montserrat" w:hAnsi="Montserrat" w:cstheme="minorHAnsi"/>
          <w:b/>
          <w:bCs/>
          <w:i/>
          <w:iCs/>
          <w:noProof/>
          <w:sz w:val="22"/>
          <w:szCs w:val="22"/>
        </w:rPr>
      </w:pPr>
      <w:r>
        <w:rPr>
          <w:rFonts w:ascii="Montserrat" w:hAnsi="Montserrat" w:cstheme="minorHAnsi"/>
          <w:b/>
          <w:bCs/>
          <w:i/>
          <w:iCs/>
          <w:noProof/>
          <w:sz w:val="22"/>
          <w:szCs w:val="22"/>
        </w:rPr>
        <w:t>Submit</w:t>
      </w:r>
      <w:bookmarkStart w:id="0" w:name="_Hlk113637619"/>
      <w:bookmarkEnd w:id="0"/>
      <w:r>
        <w:rPr>
          <w:rFonts w:ascii="Montserrat" w:hAnsi="Montserrat" w:cstheme="minorHAnsi"/>
          <w:b/>
          <w:bCs/>
          <w:i/>
          <w:iCs/>
          <w:noProof/>
          <w:sz w:val="22"/>
          <w:szCs w:val="22"/>
        </w:rPr>
        <w:t>ted on</w:t>
      </w:r>
    </w:p>
    <w:p w14:paraId="38C3D494" w14:textId="77777777" w:rsidR="005A23D8" w:rsidRPr="00C02C4C" w:rsidRDefault="005A23D8" w:rsidP="005A23D8">
      <w:pPr>
        <w:suppressAutoHyphens/>
        <w:autoSpaceDE w:val="0"/>
        <w:autoSpaceDN w:val="0"/>
        <w:adjustRightInd w:val="0"/>
        <w:spacing w:before="60" w:after="60"/>
        <w:jc w:val="center"/>
        <w:textAlignment w:val="center"/>
        <w:rPr>
          <w:rFonts w:ascii="Montserrat" w:hAnsi="Montserrat" w:cstheme="minorHAnsi"/>
          <w:b/>
          <w:bCs/>
          <w:i/>
          <w:iCs/>
          <w:noProof/>
          <w:sz w:val="20"/>
          <w:szCs w:val="20"/>
        </w:rPr>
      </w:pPr>
    </w:p>
    <w:p w14:paraId="7B4579D7" w14:textId="1866BDCD" w:rsidR="005A23D8" w:rsidRPr="00C02C4C" w:rsidRDefault="003A0A4F" w:rsidP="005A23D8">
      <w:pPr>
        <w:suppressAutoHyphens/>
        <w:autoSpaceDE w:val="0"/>
        <w:autoSpaceDN w:val="0"/>
        <w:adjustRightInd w:val="0"/>
        <w:spacing w:before="60" w:after="60"/>
        <w:jc w:val="center"/>
        <w:textAlignment w:val="center"/>
        <w:rPr>
          <w:rFonts w:ascii="Montserrat" w:hAnsi="Montserrat"/>
          <w:b/>
          <w:i/>
          <w:sz w:val="20"/>
          <w:szCs w:val="20"/>
        </w:rPr>
      </w:pPr>
      <w:r>
        <w:rPr>
          <w:rFonts w:ascii="Montserrat" w:hAnsi="Montserrat"/>
          <w:b/>
          <w:i/>
          <w:sz w:val="20"/>
          <w:szCs w:val="20"/>
        </w:rPr>
        <w:t xml:space="preserve">Aug </w:t>
      </w:r>
      <w:r>
        <w:rPr>
          <w:rFonts w:ascii="Montserrat" w:hAnsi="Montserrat"/>
          <w:b/>
          <w:bCs/>
          <w:i/>
          <w:iCs/>
          <w:noProof/>
          <w:sz w:val="20"/>
          <w:szCs w:val="20"/>
        </w:rPr>
        <w:t>19</w:t>
      </w:r>
      <w:r>
        <w:rPr>
          <w:rFonts w:ascii="Montserrat" w:hAnsi="Montserrat"/>
          <w:b/>
          <w:bCs/>
          <w:i/>
          <w:iCs/>
          <w:noProof/>
          <w:sz w:val="20"/>
          <w:szCs w:val="20"/>
          <w:vertAlign w:val="superscript"/>
        </w:rPr>
        <w:t>th</w:t>
      </w:r>
      <w:r>
        <w:rPr>
          <w:rFonts w:ascii="Montserrat" w:hAnsi="Montserrat"/>
          <w:b/>
          <w:i/>
          <w:sz w:val="20"/>
          <w:szCs w:val="20"/>
        </w:rPr>
        <w:t>, 2026</w:t>
      </w:r>
    </w:p>
    <w:p w14:paraId="6012D50A" w14:textId="4D83BC32" w:rsidR="00077AA8" w:rsidRPr="00C02C4C" w:rsidRDefault="00077AA8" w:rsidP="00C341E2">
      <w:pPr>
        <w:suppressAutoHyphens/>
        <w:autoSpaceDE w:val="0"/>
        <w:autoSpaceDN w:val="0"/>
        <w:adjustRightInd w:val="0"/>
        <w:spacing w:before="60" w:after="60"/>
        <w:jc w:val="center"/>
        <w:textAlignment w:val="center"/>
        <w:rPr>
          <w:rFonts w:ascii="Montserrat" w:hAnsi="Montserrat" w:cstheme="minorHAnsi"/>
          <w:b/>
          <w:bCs/>
          <w:i/>
          <w:iCs/>
          <w:noProof/>
          <w:sz w:val="20"/>
          <w:szCs w:val="20"/>
        </w:rPr>
      </w:pPr>
    </w:p>
    <w:p w14:paraId="09BD63E2" w14:textId="26116D8E" w:rsidR="00991FEF" w:rsidRPr="003A0A4F" w:rsidRDefault="500D5645" w:rsidP="3AB19DB6">
      <w:pPr>
        <w:suppressAutoHyphens/>
        <w:autoSpaceDE w:val="0"/>
        <w:autoSpaceDN w:val="0"/>
        <w:adjustRightInd w:val="0"/>
        <w:spacing w:before="60" w:after="60"/>
        <w:jc w:val="center"/>
        <w:textAlignment w:val="center"/>
        <w:rPr>
          <w:rFonts w:ascii="Montserrat" w:hAnsi="Montserrat"/>
          <w:b/>
          <w:i/>
          <w:sz w:val="20"/>
          <w:szCs w:val="20"/>
        </w:rPr>
      </w:pPr>
      <w:r>
        <w:rPr>
          <w:rFonts w:ascii="Montserrat" w:hAnsi="Montserrat"/>
          <w:b/>
          <w:i/>
          <w:sz w:val="20"/>
          <w:szCs w:val="20"/>
        </w:rPr>
        <w:t>SoW Number: 19082026_v1.0</w:t>
      </w:r>
    </w:p>
    <w:p w14:paraId="11DE4557" w14:textId="77777777" w:rsidR="00991FEF" w:rsidRPr="00C02C4C" w:rsidRDefault="00991FEF" w:rsidP="00C341E2">
      <w:pPr>
        <w:suppressAutoHyphens/>
        <w:autoSpaceDE w:val="0"/>
        <w:autoSpaceDN w:val="0"/>
        <w:adjustRightInd w:val="0"/>
        <w:spacing w:before="60" w:after="60"/>
        <w:jc w:val="center"/>
        <w:textAlignment w:val="center"/>
        <w:rPr>
          <w:rFonts w:ascii="Montserrat" w:hAnsi="Montserrat" w:cstheme="minorHAnsi"/>
          <w:b/>
          <w:bCs/>
          <w:i/>
          <w:iCs/>
          <w:noProof/>
          <w:sz w:val="20"/>
          <w:szCs w:val="20"/>
        </w:rPr>
      </w:pPr>
    </w:p>
    <w:p w14:paraId="395A8791" w14:textId="77777777" w:rsidR="00991FEF" w:rsidRPr="00C02C4C" w:rsidRDefault="00991FEF" w:rsidP="00C341E2">
      <w:pPr>
        <w:suppressAutoHyphens/>
        <w:autoSpaceDE w:val="0"/>
        <w:autoSpaceDN w:val="0"/>
        <w:adjustRightInd w:val="0"/>
        <w:spacing w:before="60" w:after="60"/>
        <w:jc w:val="center"/>
        <w:textAlignment w:val="center"/>
        <w:rPr>
          <w:rFonts w:ascii="Montserrat" w:hAnsi="Montserrat" w:cstheme="minorHAnsi"/>
          <w:b/>
          <w:bCs/>
          <w:i/>
          <w:iCs/>
          <w:noProof/>
          <w:sz w:val="20"/>
          <w:szCs w:val="20"/>
        </w:rPr>
      </w:pPr>
    </w:p>
    <w:p w14:paraId="51D7A2A7" w14:textId="7A3F877F" w:rsidR="00077AA8" w:rsidRPr="00C02C4C" w:rsidRDefault="00077AA8" w:rsidP="00C341E2">
      <w:pPr>
        <w:suppressAutoHyphens/>
        <w:autoSpaceDE w:val="0"/>
        <w:autoSpaceDN w:val="0"/>
        <w:adjustRightInd w:val="0"/>
        <w:spacing w:before="60" w:after="60"/>
        <w:jc w:val="center"/>
        <w:textAlignment w:val="center"/>
        <w:rPr>
          <w:rFonts w:ascii="Montserrat" w:hAnsi="Montserrat" w:cstheme="minorHAnsi"/>
          <w:i/>
          <w:iCs/>
          <w:noProof/>
          <w:sz w:val="20"/>
          <w:szCs w:val="20"/>
        </w:rPr>
      </w:pPr>
      <w:hyperlink r:id="rId13" w:history="1">
        <w:r>
          <w:rPr>
            <w:rStyle w:val="Hyperlink"/>
            <w:rFonts w:ascii="Montserrat" w:hAnsi="Montserrat" w:cstheme="minorHAnsi"/>
            <w:i/>
            <w:iCs/>
            <w:noProof/>
            <w:color w:val="auto"/>
            <w:sz w:val="20"/>
            <w:szCs w:val="20"/>
          </w:rPr>
          <w:t>www.QualiZeal.com</w:t>
        </w:r>
      </w:hyperlink>
    </w:p>
    <w:p w14:paraId="1A24A517" w14:textId="0ADE1C9B" w:rsidR="003E01CD" w:rsidRPr="00C02C4C" w:rsidRDefault="003E01CD" w:rsidP="00C341E2">
      <w:pPr>
        <w:spacing w:before="60" w:after="60"/>
        <w:jc w:val="both"/>
        <w:rPr>
          <w:rFonts w:ascii="Montserrat" w:eastAsia="Times New Roman" w:hAnsi="Montserrat" w:cs="Arial"/>
          <w:sz w:val="26"/>
          <w:szCs w:val="26"/>
        </w:rPr>
      </w:pPr>
      <w:bookmarkStart w:id="1" w:name="_Toc280181132"/>
      <w:bookmarkStart w:id="2" w:name="_Toc196981269"/>
      <w:bookmarkStart w:id="3" w:name="_Toc197080274"/>
      <w:bookmarkStart w:id="4" w:name="_Toc197082921"/>
      <w:bookmarkStart w:id="5" w:name="_Toc197436250"/>
    </w:p>
    <w:p w14:paraId="05FC1119" w14:textId="126189DC" w:rsidR="003E01CD" w:rsidRPr="00C02C4C" w:rsidRDefault="004C4124" w:rsidP="00C341E2">
      <w:pPr>
        <w:spacing w:before="60" w:after="60"/>
        <w:jc w:val="both"/>
        <w:rPr>
          <w:rFonts w:ascii="Montserrat" w:eastAsia="Times New Roman" w:hAnsi="Montserrat" w:cs="Arial"/>
          <w:sz w:val="26"/>
          <w:szCs w:val="26"/>
        </w:rPr>
      </w:pPr>
      <w:r>
        <w:rPr>
          <w:rFonts w:ascii="Montserrat" w:eastAsia="Calibri" w:hAnsi="Montserrat" w:cs="Times New Roman"/>
          <w:noProof/>
          <w:sz w:val="22"/>
          <w:szCs w:val="22"/>
        </w:rPr>
        <mc:AlternateContent>
          <mc:Choice Requires="wps">
            <w:drawing>
              <wp:anchor distT="0" distB="0" distL="114300" distR="114300" simplePos="0" relativeHeight="251658241" behindDoc="0" locked="0" layoutInCell="1" allowOverlap="1" wp14:anchorId="181C8B8D" wp14:editId="168A5723">
                <wp:simplePos x="0" y="0"/>
                <wp:positionH relativeFrom="margin">
                  <wp:posOffset>-120650</wp:posOffset>
                </wp:positionH>
                <wp:positionV relativeFrom="paragraph">
                  <wp:posOffset>271145</wp:posOffset>
                </wp:positionV>
                <wp:extent cx="2489200" cy="66675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89200" cy="666750"/>
                        </a:xfrm>
                        <a:prstGeom prst="rect">
                          <a:avLst/>
                        </a:prstGeom>
                        <a:noFill/>
                        <a:ln>
                          <a:noFill/>
                        </a:ln>
                      </wps:spPr>
                      <wps:txbx>
                        <w:txbxContent>
                          <w:p w14:paraId="2DBB59C2" w14:textId="77777777" w:rsidR="007C64A7" w:rsidRPr="002B069F" w:rsidRDefault="007C64A7" w:rsidP="00682261">
                            <w:pPr>
                              <w:pStyle w:val="FP-Text"/>
                              <w:spacing w:before="2" w:after="2"/>
                              <w:ind w:left="0"/>
                              <w:jc w:val="both"/>
                              <w:rPr>
                                <w:rFonts w:ascii="Montserrat" w:hAnsi="Montserrat" w:cs="Arial"/>
                                <w:b/>
                                <w:color w:val="000000" w:themeColor="text1"/>
                                <w:sz w:val="16"/>
                                <w:szCs w:val="16"/>
                                <w:lang w:val="en-US"/>
                              </w:rPr>
                            </w:pPr>
                            <w:r>
                              <w:rPr>
                                <w:rFonts w:ascii="Montserrat" w:hAnsi="Montserrat" w:cs="Arial"/>
                                <w:b/>
                                <w:color w:val="000000" w:themeColor="text1"/>
                                <w:sz w:val="16"/>
                                <w:szCs w:val="16"/>
                                <w:lang w:val="en-US"/>
                              </w:rPr>
                              <w:t>Corporate Headquarters</w:t>
                            </w:r>
                          </w:p>
                          <w:p w14:paraId="3B50E71D" w14:textId="4DE34331" w:rsidR="007C64A7" w:rsidRPr="002B069F" w:rsidRDefault="00B2794A" w:rsidP="00B2794A">
                            <w:pPr>
                              <w:rPr>
                                <w:rFonts w:ascii="Montserrat" w:eastAsia="Times New Roman" w:hAnsi="Montserrat" w:cs="Arial"/>
                                <w:color w:val="000000" w:themeColor="text1"/>
                                <w:sz w:val="16"/>
                                <w:szCs w:val="16"/>
                              </w:rPr>
                            </w:pPr>
                            <w:r>
                              <w:rPr>
                                <w:rFonts w:ascii="Montserrat" w:eastAsia="Times New Roman" w:hAnsi="Montserrat" w:cs="Arial"/>
                                <w:color w:val="000000" w:themeColor="text1"/>
                                <w:sz w:val="16"/>
                                <w:szCs w:val="16"/>
                              </w:rPr>
                              <w:t>QualiZeal Inc., a Delaware corporation with offices at 9901 Valley Ranch Pkwy E., Ste. 2037, Irving, Texas 75063.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1C8B8D" id="_x0000_t202" coordsize="21600,21600" o:spt="202" path="m,l,21600r21600,l21600,xe">
                <v:stroke joinstyle="miter"/>
                <v:path gradientshapeok="t" o:connecttype="rect"/>
              </v:shapetype>
              <v:shape id="Text Box 10" o:spid="_x0000_s1026" type="#_x0000_t202" style="position:absolute;left:0;text-align:left;margin-left:-9.5pt;margin-top:21.35pt;width:196pt;height:5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98K10AEAAIoDAAAOAAAAZHJzL2Uyb0RvYy54bWysU11v0zAUfUfiP1h+p2mrrtuiphMwDSEN hjT4Aa5jNxaJr7nXbVJ+PddO1xV4m/Zi+X7k+Jxzb1Y3Q9eKvUFy4Cs5m0ylMF5D7fy2kj++3727 koKi8rVqwZtKHgzJm/XbN6s+lGYODbS1QcEgnso+VLKJMZRFQboxnaIJBOO5aAE7FTnEbVGj6hm9 a4v5dLosesA6IGhDxNnbsSjXGd9ao+ODtWSiaCvJ3GI+MZ+bdBbrlSq3qELj9JGGegGLTjnPj56g blVUYofuP6jOaQQCGycaugKsddpkDaxmNv1HzWOjgsla2BwKJ5vo9WD11/1j+IYiDh9g4AFmERTu Qf8k9qboA5XHnuQplZS6N/0XqHmaahchfzFY7JJ8FiQYhp0+nNw1QxSak/PF1TWPTArNteVyeXmR 7S9U+fR1QIqfDHQiXSqJPL2Mrvb3FBMbVT61pMc83Lm2zRNs/V8JbkyZzD4RHqnHYTNwd1KxgfrA OhDGheAF5ksD+FuKnpehkvRrp9BI0X727Pb1bLFI25ODxcXlnAM8r2zOK8prhqpklGK8fozjxu0C um3DL402e3jP/lmXpT2zOvLmgWfFx+VMG3Ue567nX2j9BwAA//8DAFBLAwQUAAYACAAAACEAeB7k fN8AAAAKAQAADwAAAGRycy9kb3ducmV2LnhtbEyPwU7DMAyG70i8Q2QkbluyraxbaTpNIK4gNpjE LWu8tlrjVE22lrfHnOBo+9Pv7883o2vFFfvQeNIwmyoQSKW3DVUaPvYvkxWIEA1Z03pCDd8YYFPc 3uQms36gd7zuYiU4hEJmNNQxdpmUoazRmTD1HRLfTr53JvLYV9L2ZuBw18q5UkvpTEP8oTYdPtVY nncXp+Hz9fR1SNRb9eweusGPSpJbS63v78btI4iIY/yD4Vef1aFgp6O/kA2i1TCZrblL1JDMUxAM LNIFL45MJmkKssjl/wrFDwAAAP//AwBQSwECLQAUAAYACAAAACEAtoM4kv4AAADhAQAAEwAAAAAA AAAAAAAAAAAAAAAAW0NvbnRlbnRfVHlwZXNdLnhtbFBLAQItABQABgAIAAAAIQA4/SH/1gAAAJQB AAALAAAAAAAAAAAAAAAAAC8BAABfcmVscy8ucmVsc1BLAQItABQABgAIAAAAIQBt98K10AEAAIoD AAAOAAAAAAAAAAAAAAAAAC4CAABkcnMvZTJvRG9jLnhtbFBLAQItABQABgAIAAAAIQB4HuR83wAA AAoBAAAPAAAAAAAAAAAAAAAAACoEAABkcnMvZG93bnJldi54bWxQSwUGAAAAAAQABADzAAAANgUA AAAA " filled="f" stroked="f">
                <v:textbox>
                  <w:txbxContent>
                    <w:p w14:paraId="2DBB59C2" w14:textId="77777777" w:rsidR="007C64A7" w:rsidRPr="002B069F" w:rsidRDefault="007C64A7" w:rsidP="00682261">
                      <w:pPr>
                        <w:pStyle w:val="FP-Text"/>
                        <w:spacing w:before="2" w:after="2"/>
                        <w:ind w:left="0"/>
                        <w:jc w:val="both"/>
                        <w:rPr>
                          <w:rFonts w:ascii="Montserrat" w:hAnsi="Montserrat" w:cs="Arial"/>
                          <w:b/>
                          <w:color w:val="000000" w:themeColor="text1"/>
                          <w:sz w:val="16"/>
                          <w:szCs w:val="16"/>
                          <w:lang w:val="en-US"/>
                        </w:rPr>
                      </w:pPr>
                      <w:r>
                        <w:rPr>
                          <w:rFonts w:ascii="Montserrat" w:hAnsi="Montserrat" w:cs="Arial"/>
                          <w:b/>
                          <w:color w:val="000000" w:themeColor="text1"/>
                          <w:sz w:val="16"/>
                          <w:szCs w:val="16"/>
                          <w:lang w:val="en-US"/>
                        </w:rPr>
                        <w:t>Corporate Headquarters</w:t>
                      </w:r>
                    </w:p>
                    <w:p w14:paraId="3B50E71D" w14:textId="4DE34331" w:rsidR="007C64A7" w:rsidRPr="002B069F" w:rsidRDefault="00B2794A" w:rsidP="00B2794A">
                      <w:pPr>
                        <w:rPr>
                          <w:rFonts w:ascii="Montserrat" w:eastAsia="Times New Roman" w:hAnsi="Montserrat" w:cs="Arial"/>
                          <w:color w:val="000000" w:themeColor="text1"/>
                          <w:sz w:val="16"/>
                          <w:szCs w:val="16"/>
                        </w:rPr>
                      </w:pPr>
                      <w:r>
                        <w:rPr>
                          <w:rFonts w:ascii="Montserrat" w:eastAsia="Times New Roman" w:hAnsi="Montserrat" w:cs="Arial"/>
                          <w:color w:val="000000" w:themeColor="text1"/>
                          <w:sz w:val="16"/>
                          <w:szCs w:val="16"/>
                        </w:rPr>
                        <w:t>QualiZeal Inc., a Delaware corporation with offices at 9901 Valley Ranch Pkwy E., Ste. 2037, Irving, Texas 75063.</w:t>
                      </w:r>
                    </w:p>
                  </w:txbxContent>
                </v:textbox>
                <w10:wrap anchorx="margin"/>
              </v:shape>
            </w:pict>
          </mc:Fallback>
        </mc:AlternateContent>
      </w:r>
    </w:p>
    <w:p w14:paraId="37D5E070" w14:textId="5C2BAB90" w:rsidR="00E72EEB" w:rsidRPr="00C02C4C" w:rsidRDefault="00B2794A" w:rsidP="00C341E2">
      <w:pPr>
        <w:spacing w:before="60" w:after="60"/>
        <w:jc w:val="both"/>
        <w:rPr>
          <w:rFonts w:ascii="Montserrat" w:eastAsia="Times New Roman" w:hAnsi="Montserrat" w:cs="Arial"/>
          <w:sz w:val="26"/>
          <w:szCs w:val="26"/>
        </w:rPr>
      </w:pPr>
      <w:r>
        <w:rPr>
          <w:rFonts w:ascii="Montserrat" w:eastAsia="Calibri" w:hAnsi="Montserrat" w:cs="Times New Roman"/>
          <w:noProof/>
          <w:sz w:val="22"/>
          <w:szCs w:val="22"/>
        </w:rPr>
        <mc:AlternateContent>
          <mc:Choice Requires="wps">
            <w:drawing>
              <wp:anchor distT="0" distB="0" distL="114300" distR="114300" simplePos="0" relativeHeight="251658240" behindDoc="0" locked="0" layoutInCell="1" allowOverlap="1" wp14:anchorId="33E03575" wp14:editId="545113E4">
                <wp:simplePos x="0" y="0"/>
                <wp:positionH relativeFrom="page">
                  <wp:posOffset>5480050</wp:posOffset>
                </wp:positionH>
                <wp:positionV relativeFrom="paragraph">
                  <wp:posOffset>19685</wp:posOffset>
                </wp:positionV>
                <wp:extent cx="211455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14550" cy="647700"/>
                        </a:xfrm>
                        <a:prstGeom prst="rect">
                          <a:avLst/>
                        </a:prstGeom>
                        <a:noFill/>
                        <a:ln>
                          <a:noFill/>
                        </a:ln>
                      </wps:spPr>
                      <wps:txbx>
                        <w:txbxContent>
                          <w:p w14:paraId="29BF241F" w14:textId="77777777" w:rsidR="007C64A7" w:rsidRPr="002B069F" w:rsidRDefault="007C64A7" w:rsidP="00682261">
                            <w:pPr>
                              <w:pStyle w:val="FP-Text"/>
                              <w:spacing w:before="2" w:after="2"/>
                              <w:ind w:left="0"/>
                              <w:rPr>
                                <w:rFonts w:ascii="Montserrat" w:hAnsi="Montserrat" w:cs="Arial"/>
                                <w:b/>
                                <w:color w:val="000000" w:themeColor="text1"/>
                                <w:sz w:val="16"/>
                                <w:szCs w:val="16"/>
                                <w:lang w:val="en-US"/>
                              </w:rPr>
                            </w:pPr>
                            <w:r>
                              <w:rPr>
                                <w:rFonts w:ascii="Montserrat" w:hAnsi="Montserrat" w:cs="Arial"/>
                                <w:b/>
                                <w:color w:val="000000" w:themeColor="text1"/>
                                <w:sz w:val="16"/>
                                <w:szCs w:val="16"/>
                                <w:lang w:val="en-US"/>
                              </w:rPr>
                              <w:t>Global Delivery Center</w:t>
                            </w:r>
                          </w:p>
                          <w:p w14:paraId="781B920D" w14:textId="6AAD3A5D" w:rsidR="007C64A7" w:rsidRPr="002B069F" w:rsidRDefault="00A07A70" w:rsidP="00B33A9B">
                            <w:pPr>
                              <w:pStyle w:val="FP-Text"/>
                              <w:ind w:left="0"/>
                              <w:rPr>
                                <w:rFonts w:ascii="Montserrat" w:hAnsi="Montserrat" w:cs="Arial"/>
                                <w:color w:val="000000" w:themeColor="text1"/>
                                <w:sz w:val="16"/>
                                <w:szCs w:val="16"/>
                              </w:rPr>
                            </w:pPr>
                            <w:bookmarkStart w:id="6" w:name="_Hlk81309525"/>
                            <w:bookmarkStart w:id="7" w:name="_Hlk81309526"/>
                            <w:r>
                              <w:rPr>
                                <w:rFonts w:ascii="Montserrat" w:hAnsi="Montserrat" w:cs="Arial"/>
                                <w:color w:val="000000" w:themeColor="text1"/>
                                <w:sz w:val="16"/>
                                <w:szCs w:val="16"/>
                              </w:rPr>
                              <w:t>iLabs Centre, Block B, 2</w:t>
                            </w:r>
                            <w:r>
                              <w:rPr>
                                <w:rFonts w:ascii="Montserrat" w:hAnsi="Montserrat" w:cs="Arial"/>
                                <w:color w:val="000000" w:themeColor="text1"/>
                                <w:sz w:val="16"/>
                                <w:szCs w:val="16"/>
                                <w:vertAlign w:val="superscript"/>
                              </w:rPr>
                              <w:t>nd</w:t>
                            </w:r>
                            <w:r>
                              <w:rPr>
                                <w:rFonts w:ascii="Montserrat" w:hAnsi="Montserrat" w:cs="Arial"/>
                                <w:color w:val="000000" w:themeColor="text1"/>
                                <w:sz w:val="16"/>
                                <w:szCs w:val="16"/>
                              </w:rPr>
                              <w:t xml:space="preserve"> and 3</w:t>
                            </w:r>
                            <w:r>
                              <w:rPr>
                                <w:rFonts w:ascii="Montserrat" w:hAnsi="Montserrat" w:cs="Arial"/>
                                <w:color w:val="000000" w:themeColor="text1"/>
                                <w:sz w:val="16"/>
                                <w:szCs w:val="16"/>
                                <w:vertAlign w:val="superscript"/>
                              </w:rPr>
                              <w:t>rd</w:t>
                            </w:r>
                            <w:r>
                              <w:rPr>
                                <w:rFonts w:ascii="Montserrat" w:hAnsi="Montserrat" w:cs="Arial"/>
                                <w:color w:val="000000" w:themeColor="text1"/>
                                <w:sz w:val="16"/>
                                <w:szCs w:val="16"/>
                              </w:rPr>
                              <w:t xml:space="preserve"> Floor</w:t>
                            </w:r>
                          </w:p>
                          <w:p w14:paraId="54BF010C" w14:textId="22FCE9B2" w:rsidR="007C64A7" w:rsidRPr="002B069F" w:rsidRDefault="00A07A70" w:rsidP="00B33A9B">
                            <w:pPr>
                              <w:pStyle w:val="FP-Text"/>
                              <w:ind w:left="0"/>
                              <w:rPr>
                                <w:rFonts w:ascii="Montserrat" w:hAnsi="Montserrat" w:cs="Arial"/>
                                <w:color w:val="000000" w:themeColor="text1"/>
                                <w:sz w:val="16"/>
                                <w:szCs w:val="16"/>
                              </w:rPr>
                            </w:pPr>
                            <w:r>
                              <w:rPr>
                                <w:rFonts w:ascii="Montserrat" w:hAnsi="Montserrat" w:cs="Arial"/>
                                <w:color w:val="000000" w:themeColor="text1"/>
                                <w:sz w:val="16"/>
                                <w:szCs w:val="16"/>
                              </w:rPr>
                              <w:t>Software units Layout, Madhapur,</w:t>
                            </w:r>
                          </w:p>
                          <w:p w14:paraId="44F3B769" w14:textId="54C353BF" w:rsidR="007C64A7" w:rsidRPr="002B069F" w:rsidRDefault="007C64A7" w:rsidP="00226059">
                            <w:pPr>
                              <w:pStyle w:val="FP-Text"/>
                              <w:ind w:left="0"/>
                              <w:rPr>
                                <w:rFonts w:ascii="Montserrat" w:hAnsi="Montserrat" w:cs="Calibri"/>
                                <w:color w:val="000000" w:themeColor="text1"/>
                                <w:sz w:val="16"/>
                                <w:szCs w:val="16"/>
                              </w:rPr>
                            </w:pPr>
                            <w:r>
                              <w:rPr>
                                <w:rFonts w:ascii="Montserrat" w:hAnsi="Montserrat" w:cs="Arial"/>
                                <w:color w:val="000000" w:themeColor="text1"/>
                                <w:sz w:val="16"/>
                                <w:szCs w:val="16"/>
                              </w:rPr>
                              <w:t>Hyderabad, Telangana- 500081</w:t>
                            </w:r>
                            <w:bookmarkEnd w:id="6"/>
                            <w:bookmarkEnd w:id="7"/>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E03575" id="Text Box 9" o:spid="_x0000_s1027" type="#_x0000_t202" style="position:absolute;left:0;text-align:left;margin-left:431.5pt;margin-top:1.55pt;width:166.5pt;height:5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SH51AEAAJEDAAAOAAAAZHJzL2Uyb0RvYy54bWysU8GO0zAQvSPxD5bvNEmVbiFqugJWi5AW FmnhAxzHbiwSjxm7TcrXM3a63cLeVlwse2b8/N6b8eZ6Gnp2UOgN2JoXi5wzZSW0xu5q/uP77Zu3 nPkgbCt6sKrmR+X59fb1q83oKrWEDvpWISMQ66vR1bwLwVVZ5mWnBuEX4JSlpAYcRKAj7rIWxUjo Q58t8/wqGwFbhyCV9xS9mZN8m/C1VjLca+1VYH3NiVtIK6a1iWu23Yhqh8J1Rp5oiBewGISx9OgZ 6kYEwfZonkENRiJ40GEhYchAayNV0kBqivwfNQ+dcCppIXO8O9vk/x+s/Hp4cN+QhekDTNTAJMK7 O5A/PXmTjc5Xp5roqa98rG7GL9BSN8U+QLoxaRyifBLECIacPp7dVVNgkoLLoihXK0pJyl2V63We 7M9E9XjboQ+fFAwsbmqO1L2ELg53PkQ2onosiY9ZuDV9nzrY278CVBgjiX0kPFMPUzMx00aVdCmK aaA9khyEeS5ojmnTAf7mbKSZqLn/tReoOOs/WzL9XVGWcYjSoVytl3TAy0xzmRFWElTNA2fz9mOY B2/v0Ow6eml228J7slGbpPCJ1Yk+9T0JP81oHKzLc6p6+knbPwAAAP//AwBQSwMEFAAGAAgAAAAh AHGis+/eAAAACgEAAA8AAABkcnMvZG93bnJldi54bWxMj81uwjAQhO+VeAdrK/VW7JQSQYiDUKte i0p/JG4mXpKo8TqKDUnfnuVUbrs7o9lv8vXoWnHGPjSeNCRTBQKp9LahSsPX59vjAkSIhqxpPaGG PwywLiZ3ucmsH+gDz7tYCQ6hkBkNdYxdJmUoa3QmTH2HxNrR985EXvtK2t4MHO5a+aRUKp1piD/U psOXGsvf3clp+H4/7n+e1bZ6dfNu8KOS5JZS64f7cbMCEXGM/2a44jM6FMx08CeyQbQaFumMu0QN swTEVU+WKR8OPKl5ArLI5W2F4gIAAP//AwBQSwECLQAUAAYACAAAACEAtoM4kv4AAADhAQAAEwAA AAAAAAAAAAAAAAAAAAAAW0NvbnRlbnRfVHlwZXNdLnhtbFBLAQItABQABgAIAAAAIQA4/SH/1gAA AJQBAAALAAAAAAAAAAAAAAAAAC8BAABfcmVscy8ucmVsc1BLAQItABQABgAIAAAAIQB9ASH51AEA AJEDAAAOAAAAAAAAAAAAAAAAAC4CAABkcnMvZTJvRG9jLnhtbFBLAQItABQABgAIAAAAIQBxorPv 3gAAAAoBAAAPAAAAAAAAAAAAAAAAAC4EAABkcnMvZG93bnJldi54bWxQSwUGAAAAAAQABADzAAAA OQUAAAAA " filled="f" stroked="f">
                <v:textbox>
                  <w:txbxContent>
                    <w:p w14:paraId="29BF241F" w14:textId="77777777" w:rsidR="007C64A7" w:rsidRPr="002B069F" w:rsidRDefault="007C64A7" w:rsidP="00682261">
                      <w:pPr>
                        <w:pStyle w:val="FP-Text"/>
                        <w:spacing w:before="2" w:after="2"/>
                        <w:ind w:left="0"/>
                        <w:rPr>
                          <w:rFonts w:ascii="Montserrat" w:hAnsi="Montserrat" w:cs="Arial"/>
                          <w:b/>
                          <w:color w:val="000000" w:themeColor="text1"/>
                          <w:sz w:val="16"/>
                          <w:szCs w:val="16"/>
                          <w:lang w:val="en-US"/>
                        </w:rPr>
                      </w:pPr>
                      <w:r>
                        <w:rPr>
                          <w:rFonts w:ascii="Montserrat" w:hAnsi="Montserrat" w:cs="Arial"/>
                          <w:b/>
                          <w:color w:val="000000" w:themeColor="text1"/>
                          <w:sz w:val="16"/>
                          <w:szCs w:val="16"/>
                          <w:lang w:val="en-US"/>
                        </w:rPr>
                        <w:t>Global Delivery Center</w:t>
                      </w:r>
                    </w:p>
                    <w:p w14:paraId="781B920D" w14:textId="6AAD3A5D" w:rsidR="007C64A7" w:rsidRPr="002B069F" w:rsidRDefault="00A07A70" w:rsidP="00B33A9B">
                      <w:pPr>
                        <w:pStyle w:val="FP-Text"/>
                        <w:ind w:left="0"/>
                        <w:rPr>
                          <w:rFonts w:ascii="Montserrat" w:hAnsi="Montserrat" w:cs="Arial"/>
                          <w:color w:val="000000" w:themeColor="text1"/>
                          <w:sz w:val="16"/>
                          <w:szCs w:val="16"/>
                        </w:rPr>
                      </w:pPr>
                      <w:bookmarkStart w:id="8" w:name="_Hlk81309525"/>
                      <w:bookmarkStart w:id="9" w:name="_Hlk81309526"/>
                      <w:r>
                        <w:rPr>
                          <w:rFonts w:ascii="Montserrat" w:hAnsi="Montserrat" w:cs="Arial"/>
                          <w:color w:val="000000" w:themeColor="text1"/>
                          <w:sz w:val="16"/>
                          <w:szCs w:val="16"/>
                        </w:rPr>
                        <w:t>iLabs Centre, Block B, 2</w:t>
                      </w:r>
                      <w:r>
                        <w:rPr>
                          <w:rFonts w:ascii="Montserrat" w:hAnsi="Montserrat" w:cs="Arial"/>
                          <w:color w:val="000000" w:themeColor="text1"/>
                          <w:sz w:val="16"/>
                          <w:szCs w:val="16"/>
                          <w:vertAlign w:val="superscript"/>
                        </w:rPr>
                        <w:t>nd</w:t>
                      </w:r>
                      <w:r>
                        <w:rPr>
                          <w:rFonts w:ascii="Montserrat" w:hAnsi="Montserrat" w:cs="Arial"/>
                          <w:color w:val="000000" w:themeColor="text1"/>
                          <w:sz w:val="16"/>
                          <w:szCs w:val="16"/>
                        </w:rPr>
                        <w:t xml:space="preserve"> and 3</w:t>
                      </w:r>
                      <w:r>
                        <w:rPr>
                          <w:rFonts w:ascii="Montserrat" w:hAnsi="Montserrat" w:cs="Arial"/>
                          <w:color w:val="000000" w:themeColor="text1"/>
                          <w:sz w:val="16"/>
                          <w:szCs w:val="16"/>
                          <w:vertAlign w:val="superscript"/>
                        </w:rPr>
                        <w:t>rd</w:t>
                      </w:r>
                      <w:r>
                        <w:rPr>
                          <w:rFonts w:ascii="Montserrat" w:hAnsi="Montserrat" w:cs="Arial"/>
                          <w:color w:val="000000" w:themeColor="text1"/>
                          <w:sz w:val="16"/>
                          <w:szCs w:val="16"/>
                        </w:rPr>
                        <w:t xml:space="preserve"> Floor</w:t>
                      </w:r>
                    </w:p>
                    <w:p w14:paraId="54BF010C" w14:textId="22FCE9B2" w:rsidR="007C64A7" w:rsidRPr="002B069F" w:rsidRDefault="00A07A70" w:rsidP="00B33A9B">
                      <w:pPr>
                        <w:pStyle w:val="FP-Text"/>
                        <w:ind w:left="0"/>
                        <w:rPr>
                          <w:rFonts w:ascii="Montserrat" w:hAnsi="Montserrat" w:cs="Arial"/>
                          <w:color w:val="000000" w:themeColor="text1"/>
                          <w:sz w:val="16"/>
                          <w:szCs w:val="16"/>
                        </w:rPr>
                      </w:pPr>
                      <w:r>
                        <w:rPr>
                          <w:rFonts w:ascii="Montserrat" w:hAnsi="Montserrat" w:cs="Arial"/>
                          <w:color w:val="000000" w:themeColor="text1"/>
                          <w:sz w:val="16"/>
                          <w:szCs w:val="16"/>
                        </w:rPr>
                        <w:t xml:space="preserve">Software units Layout, Madhapur,</w:t>
                      </w:r>
                    </w:p>
                    <w:p w14:paraId="44F3B769" w14:textId="54C353BF" w:rsidR="007C64A7" w:rsidRPr="002B069F" w:rsidRDefault="007C64A7" w:rsidP="00226059">
                      <w:pPr>
                        <w:pStyle w:val="FP-Text"/>
                        <w:ind w:left="0"/>
                        <w:rPr>
                          <w:rFonts w:ascii="Montserrat" w:hAnsi="Montserrat" w:cs="Calibri"/>
                          <w:color w:val="000000" w:themeColor="text1"/>
                          <w:sz w:val="16"/>
                          <w:szCs w:val="16"/>
                        </w:rPr>
                      </w:pPr>
                      <w:r>
                        <w:rPr>
                          <w:rFonts w:ascii="Montserrat" w:hAnsi="Montserrat" w:cs="Arial"/>
                          <w:color w:val="000000" w:themeColor="text1"/>
                          <w:sz w:val="16"/>
                          <w:szCs w:val="16"/>
                        </w:rPr>
                        <w:t>Hyderabad, Telangana- 500081</w:t>
                      </w:r>
                      <w:bookmarkEnd w:id="8"/>
                      <w:bookmarkEnd w:id="9"/>
                    </w:p>
                  </w:txbxContent>
                </v:textbox>
                <w10:wrap anchorx="page"/>
              </v:shape>
            </w:pict>
          </mc:Fallback>
        </mc:AlternateContent>
      </w:r>
    </w:p>
    <w:p w14:paraId="33C57A58" w14:textId="50968F90" w:rsidR="00C341E2" w:rsidRPr="00C02C4C" w:rsidRDefault="00C341E2" w:rsidP="00C341E2">
      <w:pPr>
        <w:spacing w:before="60" w:after="60"/>
        <w:jc w:val="both"/>
        <w:rPr>
          <w:rFonts w:ascii="Montserrat" w:eastAsia="Times New Roman" w:hAnsi="Montserrat" w:cs="Arial"/>
          <w:sz w:val="26"/>
          <w:szCs w:val="26"/>
        </w:rPr>
      </w:pPr>
    </w:p>
    <w:p w14:paraId="4632FB99" w14:textId="264D5474" w:rsidR="00C341E2" w:rsidRPr="00C02C4C" w:rsidRDefault="00C341E2" w:rsidP="00C341E2">
      <w:pPr>
        <w:spacing w:before="60" w:after="60"/>
        <w:jc w:val="both"/>
        <w:rPr>
          <w:rFonts w:ascii="Montserrat" w:eastAsia="Times New Roman" w:hAnsi="Montserrat" w:cs="Arial"/>
          <w:sz w:val="26"/>
          <w:szCs w:val="26"/>
        </w:rPr>
      </w:pPr>
    </w:p>
    <w:p w14:paraId="084970B8" w14:textId="1D443B8B" w:rsidR="00682261" w:rsidRPr="00C02C4C" w:rsidRDefault="00682261" w:rsidP="00C341E2">
      <w:pPr>
        <w:tabs>
          <w:tab w:val="left" w:pos="5353"/>
        </w:tabs>
        <w:spacing w:before="60" w:after="60"/>
        <w:jc w:val="both"/>
        <w:rPr>
          <w:rFonts w:ascii="Montserrat" w:eastAsia="Calibri" w:hAnsi="Montserrat" w:cs="Arial"/>
          <w:sz w:val="22"/>
          <w:szCs w:val="22"/>
        </w:rPr>
      </w:pPr>
      <w:r>
        <w:rPr>
          <w:rFonts w:ascii="Montserrat" w:eastAsia="Calibri" w:hAnsi="Montserrat" w:cs="Arial"/>
          <w:sz w:val="22"/>
          <w:szCs w:val="22"/>
        </w:rPr>
        <w:tab/>
      </w:r>
    </w:p>
    <w:p w14:paraId="0475FFEA" w14:textId="21BB2670" w:rsidR="00682261" w:rsidRPr="00C02C4C" w:rsidRDefault="00077AA8" w:rsidP="00C341E2">
      <w:pPr>
        <w:spacing w:before="60" w:after="60"/>
        <w:jc w:val="both"/>
        <w:rPr>
          <w:rFonts w:ascii="Montserrat" w:eastAsia="Calibri" w:hAnsi="Montserrat" w:cs="Arial"/>
          <w:sz w:val="22"/>
          <w:szCs w:val="22"/>
        </w:rPr>
      </w:pPr>
      <w:r>
        <w:rPr>
          <w:rFonts w:ascii="Montserrat" w:hAnsi="Montserrat" w:cstheme="minorHAnsi"/>
          <w:noProof/>
        </w:rPr>
        <w:drawing>
          <wp:anchor distT="0" distB="0" distL="114300" distR="114300" simplePos="0" relativeHeight="251658242" behindDoc="0" locked="0" layoutInCell="1" allowOverlap="1" wp14:anchorId="4A50505B" wp14:editId="755D9637">
            <wp:simplePos x="0" y="0"/>
            <wp:positionH relativeFrom="page">
              <wp:posOffset>57150</wp:posOffset>
            </wp:positionH>
            <wp:positionV relativeFrom="paragraph">
              <wp:posOffset>106045</wp:posOffset>
            </wp:positionV>
            <wp:extent cx="7684135" cy="45085"/>
            <wp:effectExtent l="0" t="0" r="0" b="0"/>
            <wp:wrapNone/>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flipV="1">
                      <a:off x="0" y="0"/>
                      <a:ext cx="7684135" cy="45085"/>
                    </a:xfrm>
                    <a:prstGeom prst="rect">
                      <a:avLst/>
                    </a:prstGeom>
                  </pic:spPr>
                </pic:pic>
              </a:graphicData>
            </a:graphic>
            <wp14:sizeRelH relativeFrom="margin">
              <wp14:pctWidth>0</wp14:pctWidth>
            </wp14:sizeRelH>
            <wp14:sizeRelV relativeFrom="margin">
              <wp14:pctHeight>0</wp14:pctHeight>
            </wp14:sizeRelV>
          </wp:anchor>
        </w:drawing>
      </w:r>
    </w:p>
    <w:bookmarkStart w:id="8" w:name="_Hlk113636121" w:displacedByCustomXml="next"/>
    <w:bookmarkStart w:id="9" w:name="_Toc204168856" w:displacedByCustomXml="next"/>
    <w:sdt>
      <w:sdtPr>
        <w:rPr>
          <w:rFonts w:asciiTheme="minorHAnsi" w:eastAsiaTheme="minorEastAsia" w:hAnsiTheme="minorHAnsi" w:cstheme="minorBidi"/>
          <w:sz w:val="24"/>
          <w:szCs w:val="24"/>
        </w:rPr>
        <w:id w:val="-1940136882"/>
        <w:docPartObj>
          <w:docPartGallery w:val="Table of Contents"/>
          <w:docPartUnique/>
        </w:docPartObj>
      </w:sdtPr>
      <w:sdtEndPr>
        <w:rPr>
          <w:b/>
          <w:bCs/>
        </w:rPr>
      </w:sdtEndPr>
      <w:sdtContent>
        <w:p w14:paraId="675B86E8" w14:textId="148135DC" w:rsidR="00A175F1" w:rsidRPr="00C02C4C" w:rsidRDefault="00A175F1" w:rsidP="00846037">
          <w:pPr>
            <w:pStyle w:val="TOCHeading"/>
            <w:numPr>
              <w:ilvl w:val="0"/>
              <w:numId w:val="0"/>
            </w:numPr>
            <w:shd w:val="clear" w:color="auto" w:fill="auto"/>
            <w:ind w:left="432"/>
          </w:pPr>
          <w:r>
            <w:t>Table of Contents</w:t>
          </w:r>
        </w:p>
        <w:p w14:paraId="4B2A47E9" w14:textId="77777777" w:rsidR="00A175F1" w:rsidRPr="00C02C4C" w:rsidRDefault="00A175F1" w:rsidP="00A175F1"/>
        <w:p w14:paraId="42BF71B9" w14:textId="7B8760A8" w:rsidR="00CF3A0F" w:rsidRDefault="00A175F1">
          <w:pPr>
            <w:pStyle w:val="TOC1"/>
            <w:tabs>
              <w:tab w:val="left" w:pos="44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030423" w:history="1">
            <w:r>
              <w:rPr>
                <w:rStyle w:val="Hyperlink"/>
                <w:b/>
                <w:bCs/>
                <w:noProof/>
              </w:rPr>
              <w:t>1</w:t>
            </w:r>
            <w:r>
              <w:rPr>
                <w:rFonts w:asciiTheme="minorHAnsi" w:eastAsiaTheme="minorEastAsia" w:hAnsiTheme="minorHAnsi" w:cstheme="minorBidi"/>
                <w:noProof/>
                <w:kern w:val="2"/>
                <w:sz w:val="24"/>
                <w:szCs w:val="24"/>
                <w14:ligatures w14:val="standardContextual"/>
              </w:rPr>
              <w:tab/>
            </w:r>
            <w:r>
              <w:rPr>
                <w:rStyle w:val="Hyperlink"/>
                <w:b/>
                <w:bCs/>
                <w:noProof/>
              </w:rPr>
              <w:t>Engagement Overview</w:t>
            </w:r>
            <w:r>
              <w:rPr>
                <w:noProof/>
                <w:webHidden/>
              </w:rPr>
              <w:tab/>
            </w:r>
            <w:r>
              <w:rPr>
                <w:noProof/>
                <w:webHidden/>
              </w:rPr>
              <w:fldChar w:fldCharType="begin"/>
            </w:r>
            <w:r>
              <w:rPr>
                <w:noProof/>
                <w:webHidden/>
              </w:rPr>
              <w:instrText xml:space="preserve"> PAGEREF _Toc238030423 \h </w:instrText>
            </w:r>
            <w:r>
              <w:rPr>
                <w:noProof/>
                <w:webHidden/>
              </w:rPr>
            </w:r>
            <w:r>
              <w:rPr>
                <w:noProof/>
                <w:webHidden/>
              </w:rPr>
              <w:fldChar w:fldCharType="separate"/>
            </w:r>
            <w:r>
              <w:rPr>
                <w:noProof/>
                <w:webHidden/>
              </w:rPr>
              <w:t>3</w:t>
            </w:r>
            <w:r>
              <w:rPr>
                <w:noProof/>
                <w:webHidden/>
              </w:rPr>
              <w:fldChar w:fldCharType="end"/>
            </w:r>
          </w:hyperlink>
        </w:p>
        <w:p w14:paraId="457A9CAD" w14:textId="2FDE1ECA" w:rsidR="00CF3A0F" w:rsidRDefault="00CF3A0F">
          <w:pPr>
            <w:pStyle w:val="TOC1"/>
            <w:tabs>
              <w:tab w:val="left" w:pos="440"/>
            </w:tabs>
            <w:rPr>
              <w:rFonts w:asciiTheme="minorHAnsi" w:eastAsiaTheme="minorEastAsia" w:hAnsiTheme="minorHAnsi" w:cstheme="minorBidi"/>
              <w:noProof/>
              <w:kern w:val="2"/>
              <w:sz w:val="24"/>
              <w:szCs w:val="24"/>
              <w14:ligatures w14:val="standardContextual"/>
            </w:rPr>
          </w:pPr>
          <w:hyperlink w:anchor="_Toc238030424" w:history="1">
            <w:r>
              <w:rPr>
                <w:rStyle w:val="Hyperlink"/>
                <w:b/>
                <w:bCs/>
                <w:noProof/>
              </w:rPr>
              <w:t>2</w:t>
            </w:r>
            <w:r>
              <w:rPr>
                <w:rFonts w:asciiTheme="minorHAnsi" w:eastAsiaTheme="minorEastAsia" w:hAnsiTheme="minorHAnsi" w:cstheme="minorBidi"/>
                <w:noProof/>
                <w:kern w:val="2"/>
                <w:sz w:val="24"/>
                <w:szCs w:val="24"/>
                <w14:ligatures w14:val="standardContextual"/>
              </w:rPr>
              <w:tab/>
            </w:r>
            <w:r>
              <w:rPr>
                <w:rStyle w:val="Hyperlink"/>
                <w:b/>
                <w:bCs/>
                <w:noProof/>
              </w:rPr>
              <w:t>Scope and Deliverables</w:t>
            </w:r>
            <w:r>
              <w:rPr>
                <w:noProof/>
                <w:webHidden/>
              </w:rPr>
              <w:tab/>
            </w:r>
            <w:r>
              <w:rPr>
                <w:noProof/>
                <w:webHidden/>
              </w:rPr>
              <w:fldChar w:fldCharType="begin"/>
            </w:r>
            <w:r>
              <w:rPr>
                <w:noProof/>
                <w:webHidden/>
              </w:rPr>
              <w:instrText xml:space="preserve"> PAGEREF _Toc238030424 \h </w:instrText>
            </w:r>
            <w:r>
              <w:rPr>
                <w:noProof/>
                <w:webHidden/>
              </w:rPr>
            </w:r>
            <w:r>
              <w:rPr>
                <w:noProof/>
                <w:webHidden/>
              </w:rPr>
              <w:fldChar w:fldCharType="separate"/>
            </w:r>
            <w:r>
              <w:rPr>
                <w:noProof/>
                <w:webHidden/>
              </w:rPr>
              <w:t>3</w:t>
            </w:r>
            <w:r>
              <w:rPr>
                <w:noProof/>
                <w:webHidden/>
              </w:rPr>
              <w:fldChar w:fldCharType="end"/>
            </w:r>
          </w:hyperlink>
        </w:p>
        <w:p w14:paraId="0BD963DB" w14:textId="51DCE4C9"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25" w:history="1">
            <w:r>
              <w:rPr>
                <w:rStyle w:val="Hyperlink"/>
                <w:noProof/>
              </w:rPr>
              <w:t>2.1</w:t>
            </w:r>
            <w:r>
              <w:rPr>
                <w:rFonts w:cstheme="minorBidi"/>
                <w:noProof/>
                <w:kern w:val="2"/>
                <w:sz w:val="24"/>
                <w:szCs w:val="24"/>
                <w14:ligatures w14:val="standardContextual"/>
              </w:rPr>
              <w:tab/>
            </w:r>
            <w:r>
              <w:rPr>
                <w:rStyle w:val="Hyperlink"/>
                <w:noProof/>
              </w:rPr>
              <w:t>In Scope</w:t>
            </w:r>
            <w:r>
              <w:rPr>
                <w:noProof/>
                <w:webHidden/>
              </w:rPr>
              <w:tab/>
            </w:r>
            <w:r>
              <w:rPr>
                <w:noProof/>
                <w:webHidden/>
              </w:rPr>
              <w:fldChar w:fldCharType="begin"/>
            </w:r>
            <w:r>
              <w:rPr>
                <w:noProof/>
                <w:webHidden/>
              </w:rPr>
              <w:instrText xml:space="preserve"> PAGEREF _Toc238030425 \h </w:instrText>
            </w:r>
            <w:r>
              <w:rPr>
                <w:noProof/>
                <w:webHidden/>
              </w:rPr>
            </w:r>
            <w:r>
              <w:rPr>
                <w:noProof/>
                <w:webHidden/>
              </w:rPr>
              <w:fldChar w:fldCharType="separate"/>
            </w:r>
            <w:r>
              <w:rPr>
                <w:noProof/>
                <w:webHidden/>
              </w:rPr>
              <w:t>3</w:t>
            </w:r>
            <w:r>
              <w:rPr>
                <w:noProof/>
                <w:webHidden/>
              </w:rPr>
              <w:fldChar w:fldCharType="end"/>
            </w:r>
          </w:hyperlink>
        </w:p>
        <w:p w14:paraId="2DD87538" w14:textId="53DB08E2"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26" w:history="1">
            <w:r>
              <w:rPr>
                <w:rStyle w:val="Hyperlink"/>
                <w:noProof/>
              </w:rPr>
              <w:t>2.2</w:t>
            </w:r>
            <w:r>
              <w:rPr>
                <w:rFonts w:cstheme="minorBidi"/>
                <w:noProof/>
                <w:kern w:val="2"/>
                <w:sz w:val="24"/>
                <w:szCs w:val="24"/>
                <w14:ligatures w14:val="standardContextual"/>
              </w:rPr>
              <w:tab/>
            </w:r>
            <w:r>
              <w:rPr>
                <w:rStyle w:val="Hyperlink"/>
                <w:noProof/>
              </w:rPr>
              <w:t>Out of Scope</w:t>
            </w:r>
            <w:r>
              <w:rPr>
                <w:noProof/>
                <w:webHidden/>
              </w:rPr>
              <w:tab/>
            </w:r>
            <w:r>
              <w:rPr>
                <w:noProof/>
                <w:webHidden/>
              </w:rPr>
              <w:fldChar w:fldCharType="begin"/>
            </w:r>
            <w:r>
              <w:rPr>
                <w:noProof/>
                <w:webHidden/>
              </w:rPr>
              <w:instrText xml:space="preserve"> PAGEREF _Toc238030426 \h </w:instrText>
            </w:r>
            <w:r>
              <w:rPr>
                <w:noProof/>
                <w:webHidden/>
              </w:rPr>
            </w:r>
            <w:r>
              <w:rPr>
                <w:noProof/>
                <w:webHidden/>
              </w:rPr>
              <w:fldChar w:fldCharType="separate"/>
            </w:r>
            <w:r>
              <w:rPr>
                <w:noProof/>
                <w:webHidden/>
              </w:rPr>
              <w:t>4</w:t>
            </w:r>
            <w:r>
              <w:rPr>
                <w:noProof/>
                <w:webHidden/>
              </w:rPr>
              <w:fldChar w:fldCharType="end"/>
            </w:r>
          </w:hyperlink>
        </w:p>
        <w:p w14:paraId="6415A2B5" w14:textId="6F03A8E9" w:rsidR="00CF3A0F" w:rsidRDefault="00CF3A0F">
          <w:pPr>
            <w:pStyle w:val="TOC1"/>
            <w:tabs>
              <w:tab w:val="left" w:pos="440"/>
            </w:tabs>
            <w:rPr>
              <w:rFonts w:asciiTheme="minorHAnsi" w:eastAsiaTheme="minorEastAsia" w:hAnsiTheme="minorHAnsi" w:cstheme="minorBidi"/>
              <w:noProof/>
              <w:kern w:val="2"/>
              <w:sz w:val="24"/>
              <w:szCs w:val="24"/>
              <w14:ligatures w14:val="standardContextual"/>
            </w:rPr>
          </w:pPr>
          <w:hyperlink w:anchor="_Toc238030427" w:history="1">
            <w:r>
              <w:rPr>
                <w:rStyle w:val="Hyperlink"/>
                <w:b/>
                <w:bCs/>
                <w:noProof/>
              </w:rPr>
              <w:t>3</w:t>
            </w:r>
            <w:r>
              <w:rPr>
                <w:rFonts w:asciiTheme="minorHAnsi" w:eastAsiaTheme="minorEastAsia" w:hAnsiTheme="minorHAnsi" w:cstheme="minorBidi"/>
                <w:noProof/>
                <w:kern w:val="2"/>
                <w:sz w:val="24"/>
                <w:szCs w:val="24"/>
                <w14:ligatures w14:val="standardContextual"/>
              </w:rPr>
              <w:tab/>
            </w:r>
            <w:r>
              <w:rPr>
                <w:rStyle w:val="Hyperlink"/>
                <w:b/>
                <w:bCs/>
                <w:noProof/>
              </w:rPr>
              <w:t>Delivery Approach</w:t>
            </w:r>
            <w:r>
              <w:rPr>
                <w:noProof/>
                <w:webHidden/>
              </w:rPr>
              <w:tab/>
            </w:r>
            <w:r>
              <w:rPr>
                <w:noProof/>
                <w:webHidden/>
              </w:rPr>
              <w:fldChar w:fldCharType="begin"/>
            </w:r>
            <w:r>
              <w:rPr>
                <w:noProof/>
                <w:webHidden/>
              </w:rPr>
              <w:instrText xml:space="preserve"> PAGEREF _Toc238030427 \h </w:instrText>
            </w:r>
            <w:r>
              <w:rPr>
                <w:noProof/>
                <w:webHidden/>
              </w:rPr>
            </w:r>
            <w:r>
              <w:rPr>
                <w:noProof/>
                <w:webHidden/>
              </w:rPr>
              <w:fldChar w:fldCharType="separate"/>
            </w:r>
            <w:r>
              <w:rPr>
                <w:noProof/>
                <w:webHidden/>
              </w:rPr>
              <w:t>4</w:t>
            </w:r>
            <w:r>
              <w:rPr>
                <w:noProof/>
                <w:webHidden/>
              </w:rPr>
              <w:fldChar w:fldCharType="end"/>
            </w:r>
          </w:hyperlink>
        </w:p>
        <w:p w14:paraId="2D0FF0E4" w14:textId="48EE31FB"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28" w:history="1">
            <w:r>
              <w:rPr>
                <w:rStyle w:val="Hyperlink"/>
                <w:noProof/>
              </w:rPr>
              <w:t>3.1</w:t>
            </w:r>
            <w:r>
              <w:rPr>
                <w:rFonts w:cstheme="minorBidi"/>
                <w:noProof/>
                <w:kern w:val="2"/>
                <w:sz w:val="24"/>
                <w:szCs w:val="24"/>
                <w14:ligatures w14:val="standardContextual"/>
              </w:rPr>
              <w:tab/>
            </w:r>
            <w:r>
              <w:rPr>
                <w:rStyle w:val="Hyperlink"/>
                <w:noProof/>
              </w:rPr>
              <w:t>Proposed Solution</w:t>
            </w:r>
            <w:r>
              <w:rPr>
                <w:noProof/>
                <w:webHidden/>
              </w:rPr>
              <w:tab/>
            </w:r>
            <w:r>
              <w:rPr>
                <w:noProof/>
                <w:webHidden/>
              </w:rPr>
              <w:fldChar w:fldCharType="begin"/>
            </w:r>
            <w:r>
              <w:rPr>
                <w:noProof/>
                <w:webHidden/>
              </w:rPr>
              <w:instrText xml:space="preserve"> PAGEREF _Toc238030428 \h </w:instrText>
            </w:r>
            <w:r>
              <w:rPr>
                <w:noProof/>
                <w:webHidden/>
              </w:rPr>
            </w:r>
            <w:r>
              <w:rPr>
                <w:noProof/>
                <w:webHidden/>
              </w:rPr>
              <w:fldChar w:fldCharType="separate"/>
            </w:r>
            <w:r>
              <w:rPr>
                <w:noProof/>
                <w:webHidden/>
              </w:rPr>
              <w:t>4</w:t>
            </w:r>
            <w:r>
              <w:rPr>
                <w:noProof/>
                <w:webHidden/>
              </w:rPr>
              <w:fldChar w:fldCharType="end"/>
            </w:r>
          </w:hyperlink>
        </w:p>
        <w:p w14:paraId="57992D53" w14:textId="276F1E25"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29" w:history="1">
            <w:r>
              <w:rPr>
                <w:rStyle w:val="Hyperlink"/>
                <w:noProof/>
              </w:rPr>
              <w:t>3.2</w:t>
            </w:r>
            <w:r>
              <w:rPr>
                <w:rFonts w:cstheme="minorBidi"/>
                <w:noProof/>
                <w:kern w:val="2"/>
                <w:sz w:val="24"/>
                <w:szCs w:val="24"/>
                <w14:ligatures w14:val="standardContextual"/>
              </w:rPr>
              <w:tab/>
            </w:r>
            <w:r>
              <w:rPr>
                <w:rStyle w:val="Hyperlink"/>
                <w:noProof/>
              </w:rPr>
              <w:t>Phase Plan with Milestones &amp; High-level Activities</w:t>
            </w:r>
            <w:r>
              <w:rPr>
                <w:noProof/>
                <w:webHidden/>
              </w:rPr>
              <w:tab/>
            </w:r>
            <w:r>
              <w:rPr>
                <w:noProof/>
                <w:webHidden/>
              </w:rPr>
              <w:fldChar w:fldCharType="begin"/>
            </w:r>
            <w:r>
              <w:rPr>
                <w:noProof/>
                <w:webHidden/>
              </w:rPr>
              <w:instrText xml:space="preserve"> PAGEREF _Toc238030429 \h </w:instrText>
            </w:r>
            <w:r>
              <w:rPr>
                <w:noProof/>
                <w:webHidden/>
              </w:rPr>
            </w:r>
            <w:r>
              <w:rPr>
                <w:noProof/>
                <w:webHidden/>
              </w:rPr>
              <w:fldChar w:fldCharType="separate"/>
            </w:r>
            <w:r>
              <w:rPr>
                <w:noProof/>
                <w:webHidden/>
              </w:rPr>
              <w:t>5</w:t>
            </w:r>
            <w:r>
              <w:rPr>
                <w:noProof/>
                <w:webHidden/>
              </w:rPr>
              <w:fldChar w:fldCharType="end"/>
            </w:r>
          </w:hyperlink>
        </w:p>
        <w:p w14:paraId="2A6CA278" w14:textId="0ADE7537"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30" w:history="1">
            <w:r>
              <w:rPr>
                <w:rStyle w:val="Hyperlink"/>
                <w:i/>
                <w:iCs/>
                <w:noProof/>
              </w:rPr>
              <w:t>3.3</w:t>
            </w:r>
            <w:r>
              <w:rPr>
                <w:rFonts w:cstheme="minorBidi"/>
                <w:noProof/>
                <w:kern w:val="2"/>
                <w:sz w:val="24"/>
                <w:szCs w:val="24"/>
                <w14:ligatures w14:val="standardContextual"/>
              </w:rPr>
              <w:tab/>
            </w:r>
            <w:r>
              <w:rPr>
                <w:rStyle w:val="Hyperlink"/>
                <w:i/>
                <w:iCs/>
                <w:noProof/>
              </w:rPr>
              <w:t>Detailed List of activities &amp; deliverables at each sprint:</w:t>
            </w:r>
            <w:r>
              <w:rPr>
                <w:noProof/>
                <w:webHidden/>
              </w:rPr>
              <w:tab/>
            </w:r>
            <w:r>
              <w:rPr>
                <w:noProof/>
                <w:webHidden/>
              </w:rPr>
              <w:fldChar w:fldCharType="begin"/>
            </w:r>
            <w:r>
              <w:rPr>
                <w:noProof/>
                <w:webHidden/>
              </w:rPr>
              <w:instrText xml:space="preserve"> PAGEREF _Toc238030430 \h </w:instrText>
            </w:r>
            <w:r>
              <w:rPr>
                <w:noProof/>
                <w:webHidden/>
              </w:rPr>
            </w:r>
            <w:r>
              <w:rPr>
                <w:noProof/>
                <w:webHidden/>
              </w:rPr>
              <w:fldChar w:fldCharType="separate"/>
            </w:r>
            <w:r>
              <w:rPr>
                <w:noProof/>
                <w:webHidden/>
              </w:rPr>
              <w:t>6</w:t>
            </w:r>
            <w:r>
              <w:rPr>
                <w:noProof/>
                <w:webHidden/>
              </w:rPr>
              <w:fldChar w:fldCharType="end"/>
            </w:r>
          </w:hyperlink>
        </w:p>
        <w:p w14:paraId="24A19CDA" w14:textId="1CFB0AA5"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31" w:history="1">
            <w:r>
              <w:rPr>
                <w:rStyle w:val="Hyperlink"/>
                <w:noProof/>
              </w:rPr>
              <w:t>3.4</w:t>
            </w:r>
            <w:r>
              <w:rPr>
                <w:rFonts w:cstheme="minorBidi"/>
                <w:noProof/>
                <w:kern w:val="2"/>
                <w:sz w:val="24"/>
                <w:szCs w:val="24"/>
                <w14:ligatures w14:val="standardContextual"/>
              </w:rPr>
              <w:tab/>
            </w:r>
            <w:r>
              <w:rPr>
                <w:rStyle w:val="Hyperlink"/>
                <w:noProof/>
              </w:rPr>
              <w:t>Technology Stack</w:t>
            </w:r>
            <w:r>
              <w:rPr>
                <w:noProof/>
                <w:webHidden/>
              </w:rPr>
              <w:tab/>
            </w:r>
            <w:r>
              <w:rPr>
                <w:noProof/>
                <w:webHidden/>
              </w:rPr>
              <w:fldChar w:fldCharType="begin"/>
            </w:r>
            <w:r>
              <w:rPr>
                <w:noProof/>
                <w:webHidden/>
              </w:rPr>
              <w:instrText xml:space="preserve"> PAGEREF _Toc238030431 \h </w:instrText>
            </w:r>
            <w:r>
              <w:rPr>
                <w:noProof/>
                <w:webHidden/>
              </w:rPr>
            </w:r>
            <w:r>
              <w:rPr>
                <w:noProof/>
                <w:webHidden/>
              </w:rPr>
              <w:fldChar w:fldCharType="separate"/>
            </w:r>
            <w:r>
              <w:rPr>
                <w:noProof/>
                <w:webHidden/>
              </w:rPr>
              <w:t>8</w:t>
            </w:r>
            <w:r>
              <w:rPr>
                <w:noProof/>
                <w:webHidden/>
              </w:rPr>
              <w:fldChar w:fldCharType="end"/>
            </w:r>
          </w:hyperlink>
        </w:p>
        <w:p w14:paraId="670B2711" w14:textId="157135C0"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32" w:history="1">
            <w:r>
              <w:rPr>
                <w:rStyle w:val="Hyperlink"/>
                <w:noProof/>
              </w:rPr>
              <w:t>3.5</w:t>
            </w:r>
            <w:r>
              <w:rPr>
                <w:rFonts w:cstheme="minorBidi"/>
                <w:noProof/>
                <w:kern w:val="2"/>
                <w:sz w:val="24"/>
                <w:szCs w:val="24"/>
                <w14:ligatures w14:val="standardContextual"/>
              </w:rPr>
              <w:tab/>
            </w:r>
            <w:r>
              <w:rPr>
                <w:rStyle w:val="Hyperlink"/>
                <w:noProof/>
              </w:rPr>
              <w:t>Success Criteria</w:t>
            </w:r>
            <w:r>
              <w:rPr>
                <w:noProof/>
                <w:webHidden/>
              </w:rPr>
              <w:tab/>
            </w:r>
            <w:r>
              <w:rPr>
                <w:noProof/>
                <w:webHidden/>
              </w:rPr>
              <w:fldChar w:fldCharType="begin"/>
            </w:r>
            <w:r>
              <w:rPr>
                <w:noProof/>
                <w:webHidden/>
              </w:rPr>
              <w:instrText xml:space="preserve"> PAGEREF _Toc238030432 \h </w:instrText>
            </w:r>
            <w:r>
              <w:rPr>
                <w:noProof/>
                <w:webHidden/>
              </w:rPr>
            </w:r>
            <w:r>
              <w:rPr>
                <w:noProof/>
                <w:webHidden/>
              </w:rPr>
              <w:fldChar w:fldCharType="separate"/>
            </w:r>
            <w:r>
              <w:rPr>
                <w:noProof/>
                <w:webHidden/>
              </w:rPr>
              <w:t>8</w:t>
            </w:r>
            <w:r>
              <w:rPr>
                <w:noProof/>
                <w:webHidden/>
              </w:rPr>
              <w:fldChar w:fldCharType="end"/>
            </w:r>
          </w:hyperlink>
        </w:p>
        <w:p w14:paraId="31E6A925" w14:textId="1767C600"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33" w:history="1">
            <w:r>
              <w:rPr>
                <w:rStyle w:val="Hyperlink"/>
                <w:noProof/>
              </w:rPr>
              <w:t>3.6</w:t>
            </w:r>
            <w:r>
              <w:rPr>
                <w:rFonts w:cstheme="minorBidi"/>
                <w:noProof/>
                <w:kern w:val="2"/>
                <w:sz w:val="24"/>
                <w:szCs w:val="24"/>
                <w14:ligatures w14:val="standardContextual"/>
              </w:rPr>
              <w:tab/>
            </w:r>
            <w:r>
              <w:rPr>
                <w:rStyle w:val="Hyperlink"/>
                <w:noProof/>
              </w:rPr>
              <w:t>Team composition</w:t>
            </w:r>
            <w:r>
              <w:rPr>
                <w:noProof/>
                <w:webHidden/>
              </w:rPr>
              <w:tab/>
            </w:r>
            <w:r>
              <w:rPr>
                <w:noProof/>
                <w:webHidden/>
              </w:rPr>
              <w:fldChar w:fldCharType="begin"/>
            </w:r>
            <w:r>
              <w:rPr>
                <w:noProof/>
                <w:webHidden/>
              </w:rPr>
              <w:instrText xml:space="preserve"> PAGEREF _Toc238030433 \h </w:instrText>
            </w:r>
            <w:r>
              <w:rPr>
                <w:noProof/>
                <w:webHidden/>
              </w:rPr>
            </w:r>
            <w:r>
              <w:rPr>
                <w:noProof/>
                <w:webHidden/>
              </w:rPr>
              <w:fldChar w:fldCharType="separate"/>
            </w:r>
            <w:r>
              <w:rPr>
                <w:noProof/>
                <w:webHidden/>
              </w:rPr>
              <w:t>9</w:t>
            </w:r>
            <w:r>
              <w:rPr>
                <w:noProof/>
                <w:webHidden/>
              </w:rPr>
              <w:fldChar w:fldCharType="end"/>
            </w:r>
          </w:hyperlink>
        </w:p>
        <w:p w14:paraId="78F3AE7B" w14:textId="0D3AE5DA"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34" w:history="1">
            <w:r>
              <w:rPr>
                <w:rStyle w:val="Hyperlink"/>
                <w:noProof/>
              </w:rPr>
              <w:t>3.7</w:t>
            </w:r>
            <w:r>
              <w:rPr>
                <w:rFonts w:cstheme="minorBidi"/>
                <w:noProof/>
                <w:kern w:val="2"/>
                <w:sz w:val="24"/>
                <w:szCs w:val="24"/>
                <w14:ligatures w14:val="standardContextual"/>
              </w:rPr>
              <w:tab/>
            </w:r>
            <w:r>
              <w:rPr>
                <w:rStyle w:val="Hyperlink"/>
                <w:noProof/>
              </w:rPr>
              <w:t>Escalation Matrix</w:t>
            </w:r>
            <w:r>
              <w:rPr>
                <w:noProof/>
                <w:webHidden/>
              </w:rPr>
              <w:tab/>
            </w:r>
            <w:r>
              <w:rPr>
                <w:noProof/>
                <w:webHidden/>
              </w:rPr>
              <w:fldChar w:fldCharType="begin"/>
            </w:r>
            <w:r>
              <w:rPr>
                <w:noProof/>
                <w:webHidden/>
              </w:rPr>
              <w:instrText xml:space="preserve"> PAGEREF _Toc238030434 \h </w:instrText>
            </w:r>
            <w:r>
              <w:rPr>
                <w:noProof/>
                <w:webHidden/>
              </w:rPr>
            </w:r>
            <w:r>
              <w:rPr>
                <w:noProof/>
                <w:webHidden/>
              </w:rPr>
              <w:fldChar w:fldCharType="separate"/>
            </w:r>
            <w:r>
              <w:rPr>
                <w:noProof/>
                <w:webHidden/>
              </w:rPr>
              <w:t>9</w:t>
            </w:r>
            <w:r>
              <w:rPr>
                <w:noProof/>
                <w:webHidden/>
              </w:rPr>
              <w:fldChar w:fldCharType="end"/>
            </w:r>
          </w:hyperlink>
        </w:p>
        <w:p w14:paraId="37798DCF" w14:textId="70DBD706" w:rsidR="00CF3A0F" w:rsidRDefault="00CF3A0F">
          <w:pPr>
            <w:pStyle w:val="TOC1"/>
            <w:tabs>
              <w:tab w:val="left" w:pos="440"/>
            </w:tabs>
            <w:rPr>
              <w:rFonts w:asciiTheme="minorHAnsi" w:eastAsiaTheme="minorEastAsia" w:hAnsiTheme="minorHAnsi" w:cstheme="minorBidi"/>
              <w:noProof/>
              <w:kern w:val="2"/>
              <w:sz w:val="24"/>
              <w:szCs w:val="24"/>
              <w14:ligatures w14:val="standardContextual"/>
            </w:rPr>
          </w:pPr>
          <w:hyperlink w:anchor="_Toc238030435" w:history="1">
            <w:r>
              <w:rPr>
                <w:rStyle w:val="Hyperlink"/>
                <w:b/>
                <w:bCs/>
                <w:noProof/>
              </w:rPr>
              <w:t>4</w:t>
            </w:r>
            <w:r>
              <w:rPr>
                <w:rFonts w:asciiTheme="minorHAnsi" w:eastAsiaTheme="minorEastAsia" w:hAnsiTheme="minorHAnsi" w:cstheme="minorBidi"/>
                <w:noProof/>
                <w:kern w:val="2"/>
                <w:sz w:val="24"/>
                <w:szCs w:val="24"/>
                <w14:ligatures w14:val="standardContextual"/>
              </w:rPr>
              <w:tab/>
            </w:r>
            <w:r>
              <w:rPr>
                <w:rStyle w:val="Hyperlink"/>
                <w:b/>
                <w:bCs/>
                <w:noProof/>
              </w:rPr>
              <w:t>Commercial and Financial Aspects</w:t>
            </w:r>
            <w:r>
              <w:rPr>
                <w:noProof/>
                <w:webHidden/>
              </w:rPr>
              <w:tab/>
            </w:r>
            <w:r>
              <w:rPr>
                <w:noProof/>
                <w:webHidden/>
              </w:rPr>
              <w:fldChar w:fldCharType="begin"/>
            </w:r>
            <w:r>
              <w:rPr>
                <w:noProof/>
                <w:webHidden/>
              </w:rPr>
              <w:instrText xml:space="preserve"> PAGEREF _Toc238030435 \h </w:instrText>
            </w:r>
            <w:r>
              <w:rPr>
                <w:noProof/>
                <w:webHidden/>
              </w:rPr>
            </w:r>
            <w:r>
              <w:rPr>
                <w:noProof/>
                <w:webHidden/>
              </w:rPr>
              <w:fldChar w:fldCharType="separate"/>
            </w:r>
            <w:r>
              <w:rPr>
                <w:noProof/>
                <w:webHidden/>
              </w:rPr>
              <w:t>10</w:t>
            </w:r>
            <w:r>
              <w:rPr>
                <w:noProof/>
                <w:webHidden/>
              </w:rPr>
              <w:fldChar w:fldCharType="end"/>
            </w:r>
          </w:hyperlink>
        </w:p>
        <w:p w14:paraId="4D42120B" w14:textId="534DE68A"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36" w:history="1">
            <w:r>
              <w:rPr>
                <w:rStyle w:val="Hyperlink"/>
                <w:noProof/>
              </w:rPr>
              <w:t>4.1</w:t>
            </w:r>
            <w:r>
              <w:rPr>
                <w:rFonts w:cstheme="minorBidi"/>
                <w:noProof/>
                <w:kern w:val="2"/>
                <w:sz w:val="24"/>
                <w:szCs w:val="24"/>
                <w14:ligatures w14:val="standardContextual"/>
              </w:rPr>
              <w:tab/>
            </w:r>
            <w:r>
              <w:rPr>
                <w:rStyle w:val="Hyperlink"/>
                <w:noProof/>
              </w:rPr>
              <w:t>Commercial Details</w:t>
            </w:r>
            <w:r>
              <w:rPr>
                <w:noProof/>
                <w:webHidden/>
              </w:rPr>
              <w:tab/>
            </w:r>
            <w:r>
              <w:rPr>
                <w:noProof/>
                <w:webHidden/>
              </w:rPr>
              <w:fldChar w:fldCharType="begin"/>
            </w:r>
            <w:r>
              <w:rPr>
                <w:noProof/>
                <w:webHidden/>
              </w:rPr>
              <w:instrText xml:space="preserve"> PAGEREF _Toc238030436 \h </w:instrText>
            </w:r>
            <w:r>
              <w:rPr>
                <w:noProof/>
                <w:webHidden/>
              </w:rPr>
            </w:r>
            <w:r>
              <w:rPr>
                <w:noProof/>
                <w:webHidden/>
              </w:rPr>
              <w:fldChar w:fldCharType="separate"/>
            </w:r>
            <w:r>
              <w:rPr>
                <w:noProof/>
                <w:webHidden/>
              </w:rPr>
              <w:t>10</w:t>
            </w:r>
            <w:r>
              <w:rPr>
                <w:noProof/>
                <w:webHidden/>
              </w:rPr>
              <w:fldChar w:fldCharType="end"/>
            </w:r>
          </w:hyperlink>
        </w:p>
        <w:p w14:paraId="7ABB13A6" w14:textId="784A41A1"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37" w:history="1">
            <w:r>
              <w:rPr>
                <w:rStyle w:val="Hyperlink"/>
                <w:noProof/>
              </w:rPr>
              <w:t>4.2</w:t>
            </w:r>
            <w:r>
              <w:rPr>
                <w:rFonts w:cstheme="minorBidi"/>
                <w:noProof/>
                <w:kern w:val="2"/>
                <w:sz w:val="24"/>
                <w:szCs w:val="24"/>
                <w14:ligatures w14:val="standardContextual"/>
              </w:rPr>
              <w:tab/>
            </w:r>
            <w:r>
              <w:rPr>
                <w:rStyle w:val="Hyperlink"/>
                <w:noProof/>
              </w:rPr>
              <w:t>Payment Terms</w:t>
            </w:r>
            <w:r>
              <w:rPr>
                <w:noProof/>
                <w:webHidden/>
              </w:rPr>
              <w:tab/>
            </w:r>
            <w:r>
              <w:rPr>
                <w:noProof/>
                <w:webHidden/>
              </w:rPr>
              <w:fldChar w:fldCharType="begin"/>
            </w:r>
            <w:r>
              <w:rPr>
                <w:noProof/>
                <w:webHidden/>
              </w:rPr>
              <w:instrText xml:space="preserve"> PAGEREF _Toc238030437 \h </w:instrText>
            </w:r>
            <w:r>
              <w:rPr>
                <w:noProof/>
                <w:webHidden/>
              </w:rPr>
            </w:r>
            <w:r>
              <w:rPr>
                <w:noProof/>
                <w:webHidden/>
              </w:rPr>
              <w:fldChar w:fldCharType="separate"/>
            </w:r>
            <w:r>
              <w:rPr>
                <w:noProof/>
                <w:webHidden/>
              </w:rPr>
              <w:t>10</w:t>
            </w:r>
            <w:r>
              <w:rPr>
                <w:noProof/>
                <w:webHidden/>
              </w:rPr>
              <w:fldChar w:fldCharType="end"/>
            </w:r>
          </w:hyperlink>
        </w:p>
        <w:p w14:paraId="75EDB778" w14:textId="3EA535ED" w:rsidR="00CF3A0F" w:rsidRDefault="00CF3A0F">
          <w:pPr>
            <w:pStyle w:val="TOC1"/>
            <w:tabs>
              <w:tab w:val="left" w:pos="440"/>
            </w:tabs>
            <w:rPr>
              <w:rFonts w:asciiTheme="minorHAnsi" w:eastAsiaTheme="minorEastAsia" w:hAnsiTheme="minorHAnsi" w:cstheme="minorBidi"/>
              <w:noProof/>
              <w:kern w:val="2"/>
              <w:sz w:val="24"/>
              <w:szCs w:val="24"/>
              <w14:ligatures w14:val="standardContextual"/>
            </w:rPr>
          </w:pPr>
          <w:hyperlink w:anchor="_Toc238030438" w:history="1">
            <w:r>
              <w:rPr>
                <w:rStyle w:val="Hyperlink"/>
                <w:b/>
                <w:bCs/>
                <w:noProof/>
              </w:rPr>
              <w:t>5</w:t>
            </w:r>
            <w:r>
              <w:rPr>
                <w:rFonts w:asciiTheme="minorHAnsi" w:eastAsiaTheme="minorEastAsia" w:hAnsiTheme="minorHAnsi" w:cstheme="minorBidi"/>
                <w:noProof/>
                <w:kern w:val="2"/>
                <w:sz w:val="24"/>
                <w:szCs w:val="24"/>
                <w14:ligatures w14:val="standardContextual"/>
              </w:rPr>
              <w:tab/>
            </w:r>
            <w:r>
              <w:rPr>
                <w:rStyle w:val="Hyperlink"/>
                <w:b/>
                <w:bCs/>
                <w:noProof/>
              </w:rPr>
              <w:t>Assumptions</w:t>
            </w:r>
            <w:r>
              <w:rPr>
                <w:noProof/>
                <w:webHidden/>
              </w:rPr>
              <w:tab/>
            </w:r>
            <w:r>
              <w:rPr>
                <w:noProof/>
                <w:webHidden/>
              </w:rPr>
              <w:fldChar w:fldCharType="begin"/>
            </w:r>
            <w:r>
              <w:rPr>
                <w:noProof/>
                <w:webHidden/>
              </w:rPr>
              <w:instrText xml:space="preserve"> PAGEREF _Toc238030438 \h </w:instrText>
            </w:r>
            <w:r>
              <w:rPr>
                <w:noProof/>
                <w:webHidden/>
              </w:rPr>
            </w:r>
            <w:r>
              <w:rPr>
                <w:noProof/>
                <w:webHidden/>
              </w:rPr>
              <w:fldChar w:fldCharType="separate"/>
            </w:r>
            <w:r>
              <w:rPr>
                <w:noProof/>
                <w:webHidden/>
              </w:rPr>
              <w:t>10</w:t>
            </w:r>
            <w:r>
              <w:rPr>
                <w:noProof/>
                <w:webHidden/>
              </w:rPr>
              <w:fldChar w:fldCharType="end"/>
            </w:r>
          </w:hyperlink>
        </w:p>
        <w:p w14:paraId="3BA473A6" w14:textId="5C039362"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39" w:history="1">
            <w:r>
              <w:rPr>
                <w:rStyle w:val="Hyperlink"/>
                <w:noProof/>
                <w:lang w:val="en-IN"/>
              </w:rPr>
              <w:t>5.1</w:t>
            </w:r>
            <w:r>
              <w:rPr>
                <w:rFonts w:cstheme="minorBidi"/>
                <w:noProof/>
                <w:kern w:val="2"/>
                <w:sz w:val="24"/>
                <w:szCs w:val="24"/>
                <w14:ligatures w14:val="standardContextual"/>
              </w:rPr>
              <w:tab/>
            </w:r>
            <w:r>
              <w:rPr>
                <w:rStyle w:val="Hyperlink"/>
                <w:noProof/>
                <w:lang w:val="en-IN"/>
              </w:rPr>
              <w:t>Project Requirement Management:</w:t>
            </w:r>
            <w:r>
              <w:rPr>
                <w:noProof/>
                <w:webHidden/>
              </w:rPr>
              <w:tab/>
            </w:r>
            <w:r>
              <w:rPr>
                <w:noProof/>
                <w:webHidden/>
              </w:rPr>
              <w:fldChar w:fldCharType="begin"/>
            </w:r>
            <w:r>
              <w:rPr>
                <w:noProof/>
                <w:webHidden/>
              </w:rPr>
              <w:instrText xml:space="preserve"> PAGEREF _Toc238030439 \h </w:instrText>
            </w:r>
            <w:r>
              <w:rPr>
                <w:noProof/>
                <w:webHidden/>
              </w:rPr>
            </w:r>
            <w:r>
              <w:rPr>
                <w:noProof/>
                <w:webHidden/>
              </w:rPr>
              <w:fldChar w:fldCharType="separate"/>
            </w:r>
            <w:r>
              <w:rPr>
                <w:noProof/>
                <w:webHidden/>
              </w:rPr>
              <w:t>10</w:t>
            </w:r>
            <w:r>
              <w:rPr>
                <w:noProof/>
                <w:webHidden/>
              </w:rPr>
              <w:fldChar w:fldCharType="end"/>
            </w:r>
          </w:hyperlink>
        </w:p>
        <w:p w14:paraId="2EF5874A" w14:textId="1E16DF31"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40" w:history="1">
            <w:r>
              <w:rPr>
                <w:rStyle w:val="Hyperlink"/>
                <w:noProof/>
                <w:lang w:val="en-IN"/>
              </w:rPr>
              <w:t>5.2</w:t>
            </w:r>
            <w:r>
              <w:rPr>
                <w:rFonts w:cstheme="minorBidi"/>
                <w:noProof/>
                <w:kern w:val="2"/>
                <w:sz w:val="24"/>
                <w:szCs w:val="24"/>
                <w14:ligatures w14:val="standardContextual"/>
              </w:rPr>
              <w:tab/>
            </w:r>
            <w:r>
              <w:rPr>
                <w:rStyle w:val="Hyperlink"/>
                <w:noProof/>
                <w:lang w:val="en-IN"/>
              </w:rPr>
              <w:t>Tools, Documentation, and Software Licenses:</w:t>
            </w:r>
            <w:r>
              <w:rPr>
                <w:noProof/>
                <w:webHidden/>
              </w:rPr>
              <w:tab/>
            </w:r>
            <w:r>
              <w:rPr>
                <w:noProof/>
                <w:webHidden/>
              </w:rPr>
              <w:fldChar w:fldCharType="begin"/>
            </w:r>
            <w:r>
              <w:rPr>
                <w:noProof/>
                <w:webHidden/>
              </w:rPr>
              <w:instrText xml:space="preserve"> PAGEREF _Toc238030440 \h </w:instrText>
            </w:r>
            <w:r>
              <w:rPr>
                <w:noProof/>
                <w:webHidden/>
              </w:rPr>
            </w:r>
            <w:r>
              <w:rPr>
                <w:noProof/>
                <w:webHidden/>
              </w:rPr>
              <w:fldChar w:fldCharType="separate"/>
            </w:r>
            <w:r>
              <w:rPr>
                <w:noProof/>
                <w:webHidden/>
              </w:rPr>
              <w:t>11</w:t>
            </w:r>
            <w:r>
              <w:rPr>
                <w:noProof/>
                <w:webHidden/>
              </w:rPr>
              <w:fldChar w:fldCharType="end"/>
            </w:r>
          </w:hyperlink>
        </w:p>
        <w:p w14:paraId="1C53EF83" w14:textId="53763377"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41" w:history="1">
            <w:r>
              <w:rPr>
                <w:rStyle w:val="Hyperlink"/>
                <w:noProof/>
                <w:lang w:val="en-IN"/>
              </w:rPr>
              <w:t>5.3</w:t>
            </w:r>
            <w:r>
              <w:rPr>
                <w:rFonts w:cstheme="minorBidi"/>
                <w:noProof/>
                <w:kern w:val="2"/>
                <w:sz w:val="24"/>
                <w:szCs w:val="24"/>
                <w14:ligatures w14:val="standardContextual"/>
              </w:rPr>
              <w:tab/>
            </w:r>
            <w:r>
              <w:rPr>
                <w:rStyle w:val="Hyperlink"/>
                <w:noProof/>
                <w:lang w:val="en-IN"/>
              </w:rPr>
              <w:t>Project Communication and Escalation:</w:t>
            </w:r>
            <w:r>
              <w:rPr>
                <w:noProof/>
                <w:webHidden/>
              </w:rPr>
              <w:tab/>
            </w:r>
            <w:r>
              <w:rPr>
                <w:noProof/>
                <w:webHidden/>
              </w:rPr>
              <w:fldChar w:fldCharType="begin"/>
            </w:r>
            <w:r>
              <w:rPr>
                <w:noProof/>
                <w:webHidden/>
              </w:rPr>
              <w:instrText xml:space="preserve"> PAGEREF _Toc238030441 \h </w:instrText>
            </w:r>
            <w:r>
              <w:rPr>
                <w:noProof/>
                <w:webHidden/>
              </w:rPr>
            </w:r>
            <w:r>
              <w:rPr>
                <w:noProof/>
                <w:webHidden/>
              </w:rPr>
              <w:fldChar w:fldCharType="separate"/>
            </w:r>
            <w:r>
              <w:rPr>
                <w:noProof/>
                <w:webHidden/>
              </w:rPr>
              <w:t>11</w:t>
            </w:r>
            <w:r>
              <w:rPr>
                <w:noProof/>
                <w:webHidden/>
              </w:rPr>
              <w:fldChar w:fldCharType="end"/>
            </w:r>
          </w:hyperlink>
        </w:p>
        <w:p w14:paraId="5B182EF5" w14:textId="5E6182A7"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42" w:history="1">
            <w:r>
              <w:rPr>
                <w:rStyle w:val="Hyperlink"/>
                <w:noProof/>
                <w:lang w:val="en-IN"/>
              </w:rPr>
              <w:t>5.4</w:t>
            </w:r>
            <w:r>
              <w:rPr>
                <w:rFonts w:cstheme="minorBidi"/>
                <w:noProof/>
                <w:kern w:val="2"/>
                <w:sz w:val="24"/>
                <w:szCs w:val="24"/>
                <w14:ligatures w14:val="standardContextual"/>
              </w:rPr>
              <w:tab/>
            </w:r>
            <w:r>
              <w:rPr>
                <w:rStyle w:val="Hyperlink"/>
                <w:noProof/>
                <w:lang w:val="en-IN"/>
              </w:rPr>
              <w:t>Change Management:</w:t>
            </w:r>
            <w:r>
              <w:rPr>
                <w:noProof/>
                <w:webHidden/>
              </w:rPr>
              <w:tab/>
            </w:r>
            <w:r>
              <w:rPr>
                <w:noProof/>
                <w:webHidden/>
              </w:rPr>
              <w:fldChar w:fldCharType="begin"/>
            </w:r>
            <w:r>
              <w:rPr>
                <w:noProof/>
                <w:webHidden/>
              </w:rPr>
              <w:instrText xml:space="preserve"> PAGEREF _Toc238030442 \h </w:instrText>
            </w:r>
            <w:r>
              <w:rPr>
                <w:noProof/>
                <w:webHidden/>
              </w:rPr>
            </w:r>
            <w:r>
              <w:rPr>
                <w:noProof/>
                <w:webHidden/>
              </w:rPr>
              <w:fldChar w:fldCharType="separate"/>
            </w:r>
            <w:r>
              <w:rPr>
                <w:noProof/>
                <w:webHidden/>
              </w:rPr>
              <w:t>12</w:t>
            </w:r>
            <w:r>
              <w:rPr>
                <w:noProof/>
                <w:webHidden/>
              </w:rPr>
              <w:fldChar w:fldCharType="end"/>
            </w:r>
          </w:hyperlink>
        </w:p>
        <w:p w14:paraId="49CE59F3" w14:textId="3123CB6E" w:rsidR="00CF3A0F" w:rsidRDefault="00CF3A0F">
          <w:pPr>
            <w:pStyle w:val="TOC2"/>
            <w:tabs>
              <w:tab w:val="left" w:pos="960"/>
              <w:tab w:val="right" w:leader="dot" w:pos="9350"/>
            </w:tabs>
            <w:rPr>
              <w:rFonts w:cstheme="minorBidi"/>
              <w:noProof/>
              <w:kern w:val="2"/>
              <w:sz w:val="24"/>
              <w:szCs w:val="24"/>
              <w14:ligatures w14:val="standardContextual"/>
            </w:rPr>
          </w:pPr>
          <w:hyperlink w:anchor="_Toc238030443" w:history="1">
            <w:r>
              <w:rPr>
                <w:rStyle w:val="Hyperlink"/>
                <w:noProof/>
                <w:lang w:val="en-IN"/>
              </w:rPr>
              <w:t>5.5</w:t>
            </w:r>
            <w:r>
              <w:rPr>
                <w:rFonts w:cstheme="minorBidi"/>
                <w:noProof/>
                <w:kern w:val="2"/>
                <w:sz w:val="24"/>
                <w:szCs w:val="24"/>
                <w14:ligatures w14:val="standardContextual"/>
              </w:rPr>
              <w:tab/>
            </w:r>
            <w:r>
              <w:rPr>
                <w:rStyle w:val="Hyperlink"/>
                <w:noProof/>
                <w:lang w:val="en-IN"/>
              </w:rPr>
              <w:t>Work Compliance</w:t>
            </w:r>
            <w:r>
              <w:rPr>
                <w:noProof/>
                <w:webHidden/>
              </w:rPr>
              <w:tab/>
            </w:r>
            <w:r>
              <w:rPr>
                <w:noProof/>
                <w:webHidden/>
              </w:rPr>
              <w:fldChar w:fldCharType="begin"/>
            </w:r>
            <w:r>
              <w:rPr>
                <w:noProof/>
                <w:webHidden/>
              </w:rPr>
              <w:instrText xml:space="preserve"> PAGEREF _Toc238030443 \h </w:instrText>
            </w:r>
            <w:r>
              <w:rPr>
                <w:noProof/>
                <w:webHidden/>
              </w:rPr>
            </w:r>
            <w:r>
              <w:rPr>
                <w:noProof/>
                <w:webHidden/>
              </w:rPr>
              <w:fldChar w:fldCharType="separate"/>
            </w:r>
            <w:r>
              <w:rPr>
                <w:noProof/>
                <w:webHidden/>
              </w:rPr>
              <w:t>12</w:t>
            </w:r>
            <w:r>
              <w:rPr>
                <w:noProof/>
                <w:webHidden/>
              </w:rPr>
              <w:fldChar w:fldCharType="end"/>
            </w:r>
          </w:hyperlink>
        </w:p>
        <w:p w14:paraId="0C5D9D2A" w14:textId="420400D7" w:rsidR="00CF3A0F" w:rsidRDefault="00CF3A0F">
          <w:pPr>
            <w:pStyle w:val="TOC1"/>
            <w:tabs>
              <w:tab w:val="left" w:pos="440"/>
            </w:tabs>
            <w:rPr>
              <w:rFonts w:asciiTheme="minorHAnsi" w:eastAsiaTheme="minorEastAsia" w:hAnsiTheme="minorHAnsi" w:cstheme="minorBidi"/>
              <w:noProof/>
              <w:kern w:val="2"/>
              <w:sz w:val="24"/>
              <w:szCs w:val="24"/>
              <w14:ligatures w14:val="standardContextual"/>
            </w:rPr>
          </w:pPr>
          <w:hyperlink w:anchor="_Toc238030444" w:history="1">
            <w:r>
              <w:rPr>
                <w:rStyle w:val="Hyperlink"/>
                <w:b/>
                <w:bCs/>
                <w:smallCaps/>
                <w:noProof/>
              </w:rPr>
              <w:t>6</w:t>
            </w:r>
            <w:r>
              <w:rPr>
                <w:rFonts w:asciiTheme="minorHAnsi" w:eastAsiaTheme="minorEastAsia" w:hAnsiTheme="minorHAnsi" w:cstheme="minorBidi"/>
                <w:noProof/>
                <w:kern w:val="2"/>
                <w:sz w:val="24"/>
                <w:szCs w:val="24"/>
                <w14:ligatures w14:val="standardContextual"/>
              </w:rPr>
              <w:tab/>
            </w:r>
            <w:r>
              <w:rPr>
                <w:rStyle w:val="Hyperlink"/>
                <w:b/>
                <w:bCs/>
                <w:smallCaps/>
                <w:noProof/>
              </w:rPr>
              <w:t>Signatures</w:t>
            </w:r>
            <w:r>
              <w:rPr>
                <w:noProof/>
                <w:webHidden/>
              </w:rPr>
              <w:tab/>
            </w:r>
            <w:r>
              <w:rPr>
                <w:noProof/>
                <w:webHidden/>
              </w:rPr>
              <w:fldChar w:fldCharType="begin"/>
            </w:r>
            <w:r>
              <w:rPr>
                <w:noProof/>
                <w:webHidden/>
              </w:rPr>
              <w:instrText xml:space="preserve"> PAGEREF _Toc238030444 \h </w:instrText>
            </w:r>
            <w:r>
              <w:rPr>
                <w:noProof/>
                <w:webHidden/>
              </w:rPr>
            </w:r>
            <w:r>
              <w:rPr>
                <w:noProof/>
                <w:webHidden/>
              </w:rPr>
              <w:fldChar w:fldCharType="separate"/>
            </w:r>
            <w:r>
              <w:rPr>
                <w:noProof/>
                <w:webHidden/>
              </w:rPr>
              <w:t>12</w:t>
            </w:r>
            <w:r>
              <w:rPr>
                <w:noProof/>
                <w:webHidden/>
              </w:rPr>
              <w:fldChar w:fldCharType="end"/>
            </w:r>
          </w:hyperlink>
        </w:p>
        <w:p w14:paraId="3D536885" w14:textId="7E631E95" w:rsidR="00A175F1" w:rsidRPr="00C02C4C" w:rsidRDefault="00A175F1">
          <w:pPr>
            <w:rPr>
              <w:rFonts w:ascii="Montserrat" w:hAnsi="Montserrat"/>
            </w:rPr>
          </w:pPr>
          <w:r>
            <w:rPr>
              <w:rFonts w:ascii="Montserrat" w:hAnsi="Montserrat"/>
              <w:b/>
              <w:bCs/>
              <w:noProof/>
            </w:rPr>
            <w:fldChar w:fldCharType="end"/>
          </w:r>
        </w:p>
      </w:sdtContent>
    </w:sdt>
    <w:p w14:paraId="30C26F13" w14:textId="77777777" w:rsidR="00742841" w:rsidRPr="00C02C4C" w:rsidRDefault="00742841" w:rsidP="00C341E2">
      <w:pPr>
        <w:jc w:val="center"/>
        <w:rPr>
          <w:rFonts w:ascii="Montserrat" w:hAnsi="Montserrat" w:cstheme="minorHAnsi"/>
          <w:b/>
          <w:bCs/>
          <w:sz w:val="32"/>
          <w:szCs w:val="32"/>
        </w:rPr>
      </w:pPr>
    </w:p>
    <w:p w14:paraId="2DD09912" w14:textId="1677B193" w:rsidR="00742841" w:rsidRPr="00C02C4C" w:rsidRDefault="00742841" w:rsidP="00C341E2">
      <w:pPr>
        <w:jc w:val="center"/>
        <w:rPr>
          <w:rFonts w:ascii="Montserrat" w:hAnsi="Montserrat"/>
          <w:b/>
          <w:sz w:val="32"/>
          <w:szCs w:val="32"/>
        </w:rPr>
      </w:pPr>
    </w:p>
    <w:p w14:paraId="5B32F90B" w14:textId="7831D012" w:rsidR="00846037" w:rsidRPr="00C02C4C" w:rsidRDefault="00846037" w:rsidP="00C341E2">
      <w:pPr>
        <w:jc w:val="center"/>
        <w:rPr>
          <w:rFonts w:ascii="Montserrat" w:hAnsi="Montserrat"/>
          <w:b/>
          <w:sz w:val="32"/>
          <w:szCs w:val="32"/>
        </w:rPr>
      </w:pPr>
    </w:p>
    <w:p w14:paraId="5D8F4964" w14:textId="77777777" w:rsidR="003058E5" w:rsidRPr="00C02C4C" w:rsidRDefault="003058E5">
      <w:pPr>
        <w:rPr>
          <w:rFonts w:ascii="Montserrat" w:hAnsi="Montserrat"/>
          <w:b/>
          <w:sz w:val="32"/>
          <w:szCs w:val="32"/>
        </w:rPr>
      </w:pPr>
      <w:r>
        <w:rPr>
          <w:rFonts w:ascii="Montserrat" w:hAnsi="Montserrat"/>
          <w:b/>
          <w:sz w:val="32"/>
          <w:szCs w:val="32"/>
        </w:rPr>
        <w:br w:type="page"/>
      </w:r>
    </w:p>
    <w:p w14:paraId="23A1AC8F" w14:textId="4ECE5B3E" w:rsidR="00D40B6C" w:rsidRPr="00C02C4C" w:rsidRDefault="000B2387" w:rsidP="00C341E2">
      <w:pPr>
        <w:jc w:val="center"/>
        <w:rPr>
          <w:rFonts w:ascii="Montserrat" w:hAnsi="Montserrat"/>
          <w:b/>
          <w:sz w:val="32"/>
          <w:szCs w:val="32"/>
        </w:rPr>
      </w:pPr>
      <w:r>
        <w:rPr>
          <w:rFonts w:ascii="Montserrat" w:hAnsi="Montserrat"/>
          <w:b/>
          <w:sz w:val="32"/>
          <w:szCs w:val="32"/>
        </w:rPr>
        <w:lastRenderedPageBreak/>
        <w:t>Statement of Work (SoW)</w:t>
      </w:r>
    </w:p>
    <w:p w14:paraId="0C659CAE" w14:textId="77777777" w:rsidR="00D40B6C" w:rsidRPr="00C02C4C" w:rsidRDefault="00D40B6C" w:rsidP="00C341E2">
      <w:pPr>
        <w:jc w:val="both"/>
        <w:rPr>
          <w:rFonts w:ascii="Montserrat" w:hAnsi="Montserrat" w:cstheme="minorHAnsi"/>
          <w:sz w:val="22"/>
          <w:szCs w:val="22"/>
        </w:rPr>
      </w:pPr>
    </w:p>
    <w:p w14:paraId="77397865" w14:textId="2D4E462C" w:rsidR="00D00F9A" w:rsidRPr="00C02C4C" w:rsidRDefault="74DDFE8D" w:rsidP="00F3666A">
      <w:pPr>
        <w:jc w:val="both"/>
        <w:rPr>
          <w:rFonts w:ascii="Montserrat" w:hAnsi="Montserrat" w:cstheme="minorHAnsi"/>
          <w:b/>
          <w:bCs/>
        </w:rPr>
      </w:pPr>
      <w:r>
        <w:rPr>
          <w:rFonts w:ascii="Montserrat" w:hAnsi="Montserrat"/>
          <w:sz w:val="20"/>
          <w:szCs w:val="20"/>
        </w:rPr>
        <w:t>This Statement of Work (“SoW”) is executed between Nova Biomedical (“</w:t>
      </w:r>
      <w:r>
        <w:rPr>
          <w:rFonts w:ascii="Montserrat" w:hAnsi="Montserrat"/>
          <w:b/>
          <w:bCs/>
          <w:i/>
          <w:iCs/>
          <w:sz w:val="20"/>
          <w:szCs w:val="20"/>
        </w:rPr>
        <w:t>Nova</w:t>
      </w:r>
      <w:r>
        <w:rPr>
          <w:rFonts w:ascii="Montserrat" w:hAnsi="Montserrat"/>
          <w:sz w:val="20"/>
          <w:szCs w:val="20"/>
        </w:rPr>
        <w:t xml:space="preserve">”) and </w:t>
      </w:r>
      <w:r>
        <w:rPr>
          <w:rStyle w:val="ui-provider"/>
          <w:rFonts w:ascii="Montserrat" w:hAnsi="Montserrat"/>
          <w:sz w:val="20"/>
          <w:szCs w:val="20"/>
        </w:rPr>
        <w:t>QualiZeal Inc</w:t>
      </w:r>
      <w:r>
        <w:rPr>
          <w:rFonts w:ascii="Montserrat" w:hAnsi="Montserrat"/>
          <w:sz w:val="20"/>
          <w:szCs w:val="20"/>
        </w:rPr>
        <w:t>. (“</w:t>
      </w:r>
      <w:r>
        <w:rPr>
          <w:rFonts w:ascii="Montserrat" w:hAnsi="Montserrat"/>
          <w:b/>
          <w:bCs/>
          <w:i/>
          <w:iCs/>
          <w:sz w:val="20"/>
          <w:szCs w:val="20"/>
        </w:rPr>
        <w:t>QualiZeal</w:t>
      </w:r>
      <w:r>
        <w:rPr>
          <w:rFonts w:ascii="Montserrat" w:hAnsi="Montserrat"/>
          <w:sz w:val="20"/>
          <w:szCs w:val="20"/>
        </w:rPr>
        <w:t xml:space="preserve">”), effective as of </w:t>
      </w:r>
      <w:r>
        <w:rPr>
          <w:rFonts w:ascii="Montserrat" w:hAnsi="Montserrat"/>
          <w:b/>
          <w:bCs/>
          <w:i/>
          <w:iCs/>
          <w:sz w:val="20"/>
          <w:szCs w:val="20"/>
          <w:highlight w:val="yellow"/>
          <w:u w:val="single"/>
        </w:rPr>
        <w:t>August 19</w:t>
      </w:r>
      <w:r>
        <w:rPr>
          <w:rFonts w:ascii="Montserrat" w:hAnsi="Montserrat"/>
          <w:b/>
          <w:bCs/>
          <w:i/>
          <w:iCs/>
          <w:sz w:val="20"/>
          <w:szCs w:val="20"/>
          <w:highlight w:val="yellow"/>
          <w:u w:val="single"/>
          <w:vertAlign w:val="superscript"/>
        </w:rPr>
        <w:t>th</w:t>
      </w:r>
      <w:r>
        <w:rPr>
          <w:rFonts w:ascii="Montserrat" w:hAnsi="Montserrat"/>
          <w:b/>
          <w:bCs/>
          <w:i/>
          <w:iCs/>
          <w:sz w:val="20"/>
          <w:szCs w:val="20"/>
          <w:highlight w:val="yellow"/>
          <w:u w:val="single"/>
        </w:rPr>
        <w:t>,</w:t>
      </w:r>
      <w:r>
        <w:rPr>
          <w:rFonts w:ascii="Montserrat" w:hAnsi="Montserrat"/>
          <w:b/>
          <w:bCs/>
          <w:i/>
          <w:iCs/>
          <w:sz w:val="20"/>
          <w:szCs w:val="20"/>
          <w:u w:val="single"/>
        </w:rPr>
        <w:t xml:space="preserve"> 2026 </w:t>
      </w:r>
      <w:r>
        <w:rPr>
          <w:rFonts w:ascii="Montserrat" w:hAnsi="Montserrat"/>
          <w:sz w:val="20"/>
          <w:szCs w:val="20"/>
        </w:rPr>
        <w:t>(the “Effective Date”)</w:t>
      </w:r>
      <w:ins w:id="10" w:author="Venkata Surya Vivek Panatula" w:date="2026-08-20T12:33:00Z" w16du:dateUtc="2026-08-20T07:03:00Z">
        <w:r>
          <w:rPr>
            <w:rFonts w:ascii="Montserrat" w:hAnsi="Montserrat"/>
            <w:sz w:val="20"/>
            <w:szCs w:val="20"/>
          </w:rPr>
          <w:t>,</w:t>
        </w:r>
      </w:ins>
      <w:r>
        <w:rPr>
          <w:rFonts w:ascii="Montserrat" w:hAnsi="Montserrat"/>
          <w:sz w:val="20"/>
          <w:szCs w:val="20"/>
        </w:rPr>
        <w:t xml:space="preserve"> and is subject to the Master Services Agreement, by and between </w:t>
      </w:r>
      <w:r>
        <w:rPr>
          <w:rFonts w:ascii="Montserrat" w:hAnsi="Montserrat"/>
          <w:b/>
          <w:bCs/>
          <w:sz w:val="20"/>
          <w:szCs w:val="20"/>
        </w:rPr>
        <w:t>Nova Biomedical</w:t>
      </w:r>
      <w:r>
        <w:rPr>
          <w:rFonts w:ascii="Montserrat" w:hAnsi="Montserrat"/>
          <w:sz w:val="20"/>
          <w:szCs w:val="20"/>
        </w:rPr>
        <w:t xml:space="preserve"> and </w:t>
      </w:r>
      <w:r>
        <w:rPr>
          <w:rFonts w:ascii="Montserrat" w:hAnsi="Montserrat"/>
          <w:b/>
          <w:bCs/>
          <w:sz w:val="20"/>
          <w:szCs w:val="20"/>
        </w:rPr>
        <w:t>QualiZeal</w:t>
      </w:r>
      <w:r>
        <w:rPr>
          <w:rFonts w:ascii="Montserrat" w:hAnsi="Montserrat"/>
          <w:sz w:val="20"/>
          <w:szCs w:val="20"/>
        </w:rPr>
        <w:t xml:space="preserve"> (the “MSA”) dated </w:t>
      </w:r>
      <w:r>
        <w:rPr>
          <w:rFonts w:ascii="Montserrat" w:hAnsi="Montserrat"/>
          <w:b/>
          <w:bCs/>
          <w:i/>
          <w:iCs/>
          <w:sz w:val="20"/>
          <w:szCs w:val="20"/>
          <w:highlight w:val="yellow"/>
          <w:u w:val="single"/>
        </w:rPr>
        <w:t>March 1st, 2026</w:t>
      </w:r>
      <w:r>
        <w:rPr>
          <w:rFonts w:ascii="Montserrat" w:hAnsi="Montserrat"/>
          <w:sz w:val="20"/>
          <w:szCs w:val="20"/>
        </w:rPr>
        <w:t>. In the event of any conflict between the terms and conditions of this SOW and the terms and conditions of the MSA, the terms of the MSA shall control to the extent of that conflict, unless otherwise explicitly stated herein.</w:t>
      </w:r>
    </w:p>
    <w:p w14:paraId="6305D271" w14:textId="5E6E3DC8" w:rsidR="00A935C0" w:rsidRPr="00C02C4C" w:rsidRDefault="601B629E" w:rsidP="433E8CD4">
      <w:pPr>
        <w:pStyle w:val="Heading1"/>
        <w:shd w:val="clear" w:color="auto" w:fill="auto"/>
        <w:rPr>
          <w:rStyle w:val="BookTitle"/>
          <w:i w:val="0"/>
          <w:iCs w:val="0"/>
          <w:spacing w:val="0"/>
        </w:rPr>
      </w:pPr>
      <w:bookmarkStart w:id="11" w:name="_Toc238030423"/>
      <w:r>
        <w:rPr>
          <w:rStyle w:val="BookTitle"/>
          <w:i w:val="0"/>
          <w:iCs w:val="0"/>
          <w:spacing w:val="0"/>
        </w:rPr>
        <w:t>Engagement Overview</w:t>
      </w:r>
      <w:bookmarkEnd w:id="11"/>
    </w:p>
    <w:p w14:paraId="6A85716F" w14:textId="77777777" w:rsidR="009A57A6" w:rsidRPr="00C02C4C" w:rsidRDefault="009A57A6" w:rsidP="009A57A6"/>
    <w:p w14:paraId="7E2B6D9B" w14:textId="09028886" w:rsidR="00B14AB8" w:rsidRDefault="00926E7D" w:rsidP="00860CD2">
      <w:pPr>
        <w:jc w:val="both"/>
        <w:rPr>
          <w:rFonts w:ascii="Montserrat" w:hAnsi="Montserrat"/>
          <w:sz w:val="20"/>
          <w:szCs w:val="20"/>
        </w:rPr>
      </w:pPr>
      <w:r>
        <w:rPr>
          <w:rFonts w:ascii="Montserrat" w:hAnsi="Montserrat"/>
          <w:sz w:val="20"/>
          <w:szCs w:val="20"/>
        </w:rPr>
        <w:t xml:space="preserve">QualiZeal is engaged by Nova Biomedical to deliver a governed Product Knowledge Fabric that houses Instructions for Use (“IFU”) and related product knowledge, enabling natural language questions </w:t>
      </w:r>
      <w:del w:id="12" w:author="Venkata Surya Vivek Panatula" w:date="2026-08-20T12:33:00Z" w16du:dateUtc="2026-08-20T07:03:00Z">
        <w:r>
          <w:rPr>
            <w:rFonts w:ascii="Montserrat" w:hAnsi="Montserrat"/>
            <w:sz w:val="20"/>
            <w:szCs w:val="20"/>
          </w:rPr>
          <w:delText xml:space="preserve">answering </w:delText>
        </w:r>
      </w:del>
      <w:ins w:id="13" w:author="Venkata Surya Vivek Panatula" w:date="2026-08-20T12:33:00Z" w16du:dateUtc="2026-08-20T07:03:00Z">
        <w:r>
          <w:rPr>
            <w:rFonts w:ascii="Montserrat" w:hAnsi="Montserrat"/>
            <w:sz w:val="20"/>
            <w:szCs w:val="20"/>
          </w:rPr>
          <w:t xml:space="preserve">to be answered </w:t>
        </w:r>
      </w:ins>
      <w:r>
        <w:rPr>
          <w:rFonts w:ascii="Montserrat" w:hAnsi="Montserrat"/>
          <w:sz w:val="20"/>
          <w:szCs w:val="20"/>
        </w:rPr>
        <w:t xml:space="preserve">over approved product content with citations and source traceability. </w:t>
      </w:r>
    </w:p>
    <w:p w14:paraId="49BF229D" w14:textId="77777777" w:rsidR="00B14AB8" w:rsidRDefault="00B14AB8" w:rsidP="00860CD2">
      <w:pPr>
        <w:jc w:val="both"/>
        <w:rPr>
          <w:rFonts w:ascii="Montserrat" w:hAnsi="Montserrat"/>
          <w:sz w:val="20"/>
          <w:szCs w:val="20"/>
        </w:rPr>
      </w:pPr>
    </w:p>
    <w:p w14:paraId="5DDEFA0D" w14:textId="7DE4C8FD" w:rsidR="00926E7D" w:rsidRDefault="00926E7D" w:rsidP="00860CD2">
      <w:pPr>
        <w:jc w:val="both"/>
        <w:rPr>
          <w:rFonts w:ascii="Montserrat" w:hAnsi="Montserrat"/>
          <w:sz w:val="20"/>
          <w:szCs w:val="20"/>
        </w:rPr>
      </w:pPr>
      <w:r>
        <w:rPr>
          <w:rFonts w:ascii="Montserrat" w:hAnsi="Montserrat"/>
          <w:sz w:val="20"/>
          <w:szCs w:val="20"/>
        </w:rPr>
        <w:t xml:space="preserve">The Knowledge Fabric is deployed in Nova's AWS environment, authenticates through Microsoft Entra ID, and uses Amazon’s Bedrock routing and model selection to produce grounded answers. </w:t>
      </w:r>
    </w:p>
    <w:p w14:paraId="487B9DAC" w14:textId="77777777" w:rsidR="00860CD2" w:rsidRPr="00860CD2" w:rsidRDefault="00860CD2" w:rsidP="00860CD2">
      <w:pPr>
        <w:jc w:val="both"/>
        <w:rPr>
          <w:rFonts w:ascii="Montserrat" w:hAnsi="Montserrat"/>
          <w:sz w:val="20"/>
          <w:szCs w:val="20"/>
        </w:rPr>
      </w:pPr>
    </w:p>
    <w:p w14:paraId="36079479" w14:textId="7B2543F5" w:rsidR="00F35F73" w:rsidRPr="00575390" w:rsidRDefault="00926E7D" w:rsidP="00575390">
      <w:pPr>
        <w:pStyle w:val="ListBullet"/>
        <w:numPr>
          <w:ilvl w:val="0"/>
          <w:numId w:val="0"/>
        </w:numPr>
        <w:ind w:left="360" w:hanging="360"/>
        <w:rPr>
          <w:rFonts w:ascii="Montserrat" w:eastAsia="Montserrat" w:hAnsi="Montserrat" w:cs="Montserrat"/>
          <w:b/>
          <w:bCs/>
          <w:sz w:val="20"/>
          <w:szCs w:val="20"/>
          <w:lang w:val="en-IN"/>
        </w:rPr>
      </w:pPr>
      <w:r>
        <w:rPr>
          <w:rFonts w:ascii="Montserrat" w:eastAsia="Montserrat" w:hAnsi="Montserrat" w:cs="Montserrat"/>
          <w:b/>
          <w:bCs/>
          <w:sz w:val="20"/>
          <w:szCs w:val="20"/>
          <w:lang w:val="en-IN"/>
        </w:rPr>
        <w:t>Key Business Objectives:</w:t>
      </w:r>
    </w:p>
    <w:p w14:paraId="36D9DF61" w14:textId="39A27E0A" w:rsidR="001F0B07" w:rsidRPr="006C6AC3" w:rsidRDefault="001F0B07" w:rsidP="00985E57">
      <w:pPr>
        <w:pStyle w:val="ListParagraph"/>
        <w:numPr>
          <w:ilvl w:val="0"/>
          <w:numId w:val="8"/>
        </w:numPr>
        <w:tabs>
          <w:tab w:val="num" w:pos="720"/>
        </w:tabs>
        <w:jc w:val="both"/>
        <w:rPr>
          <w:rFonts w:ascii="Montserrat" w:hAnsi="Montserrat"/>
          <w:sz w:val="20"/>
          <w:szCs w:val="20"/>
          <w:rPrChange w:id="14" w:author="Venkata Surya Vivek Panatula" w:date="2026-08-19T23:13:00Z" w16du:dateUtc="2026-08-19T17:43:00Z">
            <w:rPr>
              <w:rFonts w:ascii="Montserrat" w:hAnsi="Montserrat"/>
              <w:sz w:val="20"/>
              <w:szCs w:val="20"/>
              <w:highlight w:val="yellow"/>
            </w:rPr>
          </w:rPrChange>
        </w:rPr>
      </w:pPr>
      <w:r>
        <w:rPr>
          <w:rFonts w:ascii="Montserrat" w:hAnsi="Montserrat"/>
          <w:sz w:val="20"/>
          <w:szCs w:val="20"/>
          <w:rPrChange w:id="15" w:author="Venkata Surya Vivek Panatula" w:date="2026-08-19T23:13:00Z" w16du:dateUtc="2026-08-19T17:43:00Z">
            <w:rPr>
              <w:rFonts w:ascii="Montserrat" w:hAnsi="Montserrat"/>
              <w:sz w:val="20"/>
              <w:szCs w:val="20"/>
              <w:highlight w:val="yellow"/>
            </w:rPr>
          </w:rPrChange>
        </w:rPr>
        <w:t>Nova’s teams will be provided with a Nova-</w:t>
      </w:r>
      <w:commentRangeStart w:id="16"/>
      <w:r>
        <w:rPr>
          <w:rFonts w:ascii="Montserrat" w:hAnsi="Montserrat"/>
          <w:sz w:val="20"/>
          <w:szCs w:val="20"/>
          <w:rPrChange w:id="17" w:author="Venkata Surya Vivek Panatula" w:date="2026-08-19T23:13:00Z" w16du:dateUtc="2026-08-19T17:43:00Z">
            <w:rPr>
              <w:rFonts w:ascii="Montserrat" w:hAnsi="Montserrat"/>
              <w:sz w:val="20"/>
              <w:szCs w:val="20"/>
              <w:highlight w:val="yellow"/>
            </w:rPr>
          </w:rPrChange>
        </w:rPr>
        <w:t>branded</w:t>
      </w:r>
      <w:commentRangeEnd w:id="16"/>
      <w:r>
        <w:rPr>
          <w:rStyle w:val="CommentReference"/>
          <w:rFonts w:ascii="Montserrat" w:hAnsi="Montserrat"/>
          <w:sz w:val="20"/>
          <w:szCs w:val="20"/>
          <w:rPrChange w:id="18" w:author="Venkata Surya Vivek Panatula" w:date="2026-08-19T23:13:00Z" w16du:dateUtc="2026-08-19T17:43:00Z">
            <w:rPr>
              <w:rStyle w:val="CommentReference"/>
              <w:rFonts w:ascii="Montserrat" w:hAnsi="Montserrat"/>
              <w:sz w:val="20"/>
              <w:szCs w:val="20"/>
              <w:highlight w:val="yellow"/>
            </w:rPr>
          </w:rPrChange>
        </w:rPr>
        <w:commentReference w:id="16"/>
      </w:r>
      <w:r>
        <w:rPr>
          <w:rFonts w:ascii="Montserrat" w:hAnsi="Montserrat"/>
          <w:sz w:val="20"/>
          <w:szCs w:val="20"/>
          <w:rPrChange w:id="19" w:author="Venkata Surya Vivek Panatula" w:date="2026-08-19T23:13:00Z" w16du:dateUtc="2026-08-19T17:43:00Z">
            <w:rPr>
              <w:rFonts w:ascii="Montserrat" w:hAnsi="Montserrat"/>
              <w:sz w:val="20"/>
              <w:szCs w:val="20"/>
              <w:highlight w:val="yellow"/>
            </w:rPr>
          </w:rPrChange>
        </w:rPr>
        <w:t>, enterprise fabric for internal use to product knowledge (“Knowledge Fabric”), with answers traceable back to the source document. </w:t>
      </w:r>
    </w:p>
    <w:p w14:paraId="150A00FE" w14:textId="62536D4E" w:rsidR="002C3952" w:rsidRPr="006C6AC3" w:rsidRDefault="00153C6F" w:rsidP="00985E57">
      <w:pPr>
        <w:pStyle w:val="ListParagraph"/>
        <w:numPr>
          <w:ilvl w:val="0"/>
          <w:numId w:val="8"/>
        </w:numPr>
        <w:jc w:val="both"/>
        <w:rPr>
          <w:rFonts w:ascii="Montserrat" w:hAnsi="Montserrat"/>
          <w:sz w:val="20"/>
          <w:szCs w:val="20"/>
          <w:rPrChange w:id="20" w:author="Venkata Surya Vivek Panatula" w:date="2026-08-19T23:13:00Z" w16du:dateUtc="2026-08-19T17:43:00Z">
            <w:rPr>
              <w:rFonts w:ascii="Montserrat" w:hAnsi="Montserrat"/>
              <w:sz w:val="20"/>
              <w:szCs w:val="20"/>
              <w:highlight w:val="yellow"/>
            </w:rPr>
          </w:rPrChange>
        </w:rPr>
      </w:pPr>
      <w:r>
        <w:rPr>
          <w:rFonts w:ascii="Montserrat" w:hAnsi="Montserrat"/>
          <w:sz w:val="20"/>
          <w:szCs w:val="20"/>
          <w:rPrChange w:id="21" w:author="Venkata Surya Vivek Panatula" w:date="2026-08-19T23:13:00Z" w16du:dateUtc="2026-08-19T17:43:00Z">
            <w:rPr>
              <w:rFonts w:ascii="Montserrat" w:hAnsi="Montserrat"/>
              <w:sz w:val="20"/>
              <w:szCs w:val="20"/>
              <w:highlight w:val="yellow"/>
            </w:rPr>
          </w:rPrChange>
        </w:rPr>
        <w:t xml:space="preserve">The Knowledge Fabric will continuously refresh as source documents are added, changed, removed, superseded, or archived. </w:t>
      </w:r>
    </w:p>
    <w:p w14:paraId="080D6367" w14:textId="6D49A751" w:rsidR="00463B49" w:rsidRPr="006C6AC3" w:rsidRDefault="00463B49" w:rsidP="00826519">
      <w:pPr>
        <w:pStyle w:val="ListParagraph"/>
        <w:numPr>
          <w:ilvl w:val="0"/>
          <w:numId w:val="8"/>
        </w:numPr>
        <w:jc w:val="both"/>
        <w:rPr>
          <w:rFonts w:ascii="Montserrat" w:hAnsi="Montserrat"/>
          <w:sz w:val="20"/>
          <w:szCs w:val="20"/>
        </w:rPr>
      </w:pPr>
      <w:r>
        <w:rPr>
          <w:rFonts w:ascii="Montserrat" w:hAnsi="Montserrat"/>
          <w:sz w:val="20"/>
          <w:szCs w:val="20"/>
        </w:rPr>
        <w:t>Reduce compliance risk. Every answer is grounded in the current approved IFU, cutting the risk of employees acting on outdated or conflicting product guidance.</w:t>
      </w:r>
    </w:p>
    <w:p w14:paraId="04AB0F42" w14:textId="77777777" w:rsidR="00463B49" w:rsidRPr="006C6AC3" w:rsidRDefault="00463B49" w:rsidP="00463B49">
      <w:pPr>
        <w:pStyle w:val="ListParagraph"/>
        <w:numPr>
          <w:ilvl w:val="0"/>
          <w:numId w:val="8"/>
        </w:numPr>
        <w:jc w:val="both"/>
        <w:rPr>
          <w:rFonts w:ascii="Montserrat" w:hAnsi="Montserrat"/>
          <w:sz w:val="20"/>
          <w:szCs w:val="20"/>
        </w:rPr>
      </w:pPr>
      <w:r>
        <w:rPr>
          <w:rFonts w:ascii="Montserrat" w:hAnsi="Montserrat"/>
          <w:sz w:val="20"/>
          <w:szCs w:val="20"/>
        </w:rPr>
        <w:t>Save time. One natural-language interface replaces manual searching across manuals, bulletins, and FAQs.</w:t>
      </w:r>
    </w:p>
    <w:p w14:paraId="2CEE706D" w14:textId="31750A3B" w:rsidR="00463B49" w:rsidRPr="006C6AC3" w:rsidRDefault="00463B49" w:rsidP="00463B49">
      <w:pPr>
        <w:pStyle w:val="ListParagraph"/>
        <w:numPr>
          <w:ilvl w:val="0"/>
          <w:numId w:val="8"/>
        </w:numPr>
        <w:tabs>
          <w:tab w:val="num" w:pos="720"/>
        </w:tabs>
        <w:jc w:val="both"/>
        <w:rPr>
          <w:rFonts w:ascii="Montserrat" w:hAnsi="Montserrat"/>
          <w:sz w:val="20"/>
          <w:szCs w:val="20"/>
          <w:rPrChange w:id="22" w:author="Venkata Surya Vivek Panatula" w:date="2026-08-19T23:13:00Z" w16du:dateUtc="2026-08-19T17:43:00Z">
            <w:rPr>
              <w:rFonts w:ascii="Montserrat" w:hAnsi="Montserrat"/>
              <w:sz w:val="20"/>
              <w:szCs w:val="20"/>
              <w:highlight w:val="yellow"/>
            </w:rPr>
          </w:rPrChange>
        </w:rPr>
      </w:pPr>
      <w:r>
        <w:rPr>
          <w:rFonts w:ascii="Montserrat" w:hAnsi="Montserrat"/>
          <w:sz w:val="20"/>
          <w:szCs w:val="20"/>
        </w:rPr>
        <w:t>Control cost as usage scales. Usage and cost telemetry give Nova visibility to manage AI spend as adoption grows.</w:t>
      </w:r>
    </w:p>
    <w:p w14:paraId="329E3508" w14:textId="448D0105" w:rsidR="006E70C9" w:rsidRPr="00C02C4C" w:rsidRDefault="00802AE5" w:rsidP="00740E31">
      <w:pPr>
        <w:pStyle w:val="Heading1"/>
        <w:shd w:val="clear" w:color="auto" w:fill="auto"/>
        <w:rPr>
          <w:rStyle w:val="BookTitle"/>
          <w:i w:val="0"/>
          <w:iCs w:val="0"/>
          <w:spacing w:val="0"/>
        </w:rPr>
      </w:pPr>
      <w:bookmarkStart w:id="23" w:name="_Toc238030424"/>
      <w:r>
        <w:rPr>
          <w:rStyle w:val="BookTitle"/>
          <w:i w:val="0"/>
          <w:iCs w:val="0"/>
          <w:spacing w:val="0"/>
        </w:rPr>
        <w:t>Scope and Deliverables</w:t>
      </w:r>
      <w:bookmarkEnd w:id="23"/>
    </w:p>
    <w:p w14:paraId="43BFCDFA" w14:textId="77777777" w:rsidR="00846037" w:rsidRPr="00C02C4C" w:rsidRDefault="00846037" w:rsidP="00846037"/>
    <w:p w14:paraId="049F6252" w14:textId="0372BA31" w:rsidR="0029231E" w:rsidRPr="005E1040" w:rsidRDefault="0058330B" w:rsidP="002F628E">
      <w:pPr>
        <w:pStyle w:val="Heading2"/>
        <w:rPr>
          <w:rStyle w:val="SubtleEmphasis"/>
          <w:i w:val="0"/>
          <w:iCs w:val="0"/>
          <w:color w:val="auto"/>
        </w:rPr>
      </w:pPr>
      <w:bookmarkStart w:id="24" w:name="_Toc238030425"/>
      <w:r>
        <w:rPr>
          <w:rStyle w:val="SubtleEmphasis"/>
          <w:i w:val="0"/>
          <w:iCs w:val="0"/>
          <w:color w:val="auto"/>
        </w:rPr>
        <w:t>In Scope</w:t>
      </w:r>
      <w:bookmarkEnd w:id="24"/>
    </w:p>
    <w:p w14:paraId="5AA9A7BF" w14:textId="77777777" w:rsidR="00B04DF1" w:rsidRPr="00C02C4C" w:rsidRDefault="00B04DF1" w:rsidP="00B04DF1"/>
    <w:p w14:paraId="389A0474" w14:textId="3B5A74B3" w:rsidR="00034D79" w:rsidRDefault="00034D79" w:rsidP="00034D79">
      <w:pPr>
        <w:rPr>
          <w:rFonts w:ascii="Montserrat" w:eastAsia="Calibri Light" w:hAnsi="Montserrat" w:cstheme="minorHAnsi"/>
          <w:sz w:val="20"/>
          <w:szCs w:val="20"/>
          <w:lang w:val="en-IN"/>
        </w:rPr>
      </w:pPr>
      <w:r>
        <w:rPr>
          <w:rFonts w:ascii="Montserrat" w:eastAsia="Calibri Light" w:hAnsi="Montserrat" w:cstheme="minorHAnsi"/>
          <w:sz w:val="20"/>
          <w:szCs w:val="20"/>
          <w:lang w:val="en-IN"/>
        </w:rPr>
        <w:t xml:space="preserve">This SOW covers a working Product Knowledge Fabric deployed in the Nova-provided AWS environment, including content ingestion and version </w:t>
      </w:r>
      <w:del w:id="25" w:author="Jeroen Domensino" w:date="2026-08-19T12:27:00Z" w16du:dateUtc="2026-08-19T17:27:00Z">
        <w:r>
          <w:rPr>
            <w:rFonts w:ascii="Montserrat" w:eastAsia="Calibri Light" w:hAnsi="Montserrat" w:cstheme="minorHAnsi"/>
            <w:sz w:val="20"/>
            <w:szCs w:val="20"/>
            <w:lang w:val="en-IN"/>
          </w:rPr>
          <w:delText>control</w:delText>
        </w:r>
      </w:del>
      <w:ins w:id="26" w:author="Jeroen Domensino" w:date="2026-08-19T12:27:00Z" w16du:dateUtc="2026-08-19T17:27:00Z">
        <w:r>
          <w:rPr>
            <w:rFonts w:ascii="Montserrat" w:eastAsia="Calibri Light" w:hAnsi="Montserrat" w:cstheme="minorHAnsi"/>
            <w:sz w:val="20"/>
            <w:szCs w:val="20"/>
            <w:lang w:val="en-IN"/>
          </w:rPr>
          <w:t>governance</w:t>
        </w:r>
      </w:ins>
      <w:r>
        <w:rPr>
          <w:rFonts w:ascii="Montserrat" w:eastAsia="Calibri Light" w:hAnsi="Montserrat" w:cstheme="minorHAnsi"/>
          <w:sz w:val="20"/>
          <w:szCs w:val="20"/>
          <w:lang w:val="en-IN"/>
        </w:rPr>
        <w:t>, grounded answering with citations, role-based access, multilingual support, and telemetry. </w:t>
      </w:r>
    </w:p>
    <w:p w14:paraId="21260683" w14:textId="77777777" w:rsidR="00034D79" w:rsidRPr="00034D79" w:rsidRDefault="00034D79" w:rsidP="00034D79">
      <w:pPr>
        <w:rPr>
          <w:rFonts w:ascii="Montserrat" w:eastAsia="Calibri Light" w:hAnsi="Montserrat" w:cstheme="minorHAnsi"/>
          <w:sz w:val="20"/>
          <w:szCs w:val="20"/>
          <w:lang w:val="en-IN"/>
        </w:rPr>
      </w:pPr>
    </w:p>
    <w:p w14:paraId="07A99F33" w14:textId="522119E7" w:rsidR="00034D79" w:rsidRPr="00034D79" w:rsidRDefault="00034D79" w:rsidP="00985E57">
      <w:pPr>
        <w:numPr>
          <w:ilvl w:val="0"/>
          <w:numId w:val="9"/>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Ingestion of approved Nova content into Amazon S3, processed through an event-driven pipeline. </w:t>
      </w:r>
    </w:p>
    <w:p w14:paraId="114D1ED4" w14:textId="77777777" w:rsidR="00034D79" w:rsidRPr="00034D79" w:rsidRDefault="00034D79" w:rsidP="00985E57">
      <w:pPr>
        <w:numPr>
          <w:ilvl w:val="0"/>
          <w:numId w:val="10"/>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Metadata derivation and version ranking, with conflicting or ambiguous versions routed to a curator review queue for resolution within the application. </w:t>
      </w:r>
    </w:p>
    <w:p w14:paraId="56A46070" w14:textId="0F9E2759" w:rsidR="00034D79" w:rsidRPr="00034D79" w:rsidRDefault="00034D79" w:rsidP="00985E57">
      <w:pPr>
        <w:numPr>
          <w:ilvl w:val="0"/>
          <w:numId w:val="11"/>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 xml:space="preserve">Knowledge base build and incremental synchronization using </w:t>
      </w:r>
      <w:ins w:id="27" w:author="Venkata Surya Vivek Panatula" w:date="2026-08-19T22:43:00Z" w16du:dateUtc="2026-08-19T17:13:00Z">
        <w:r>
          <w:rPr>
            <w:rFonts w:ascii="Montserrat" w:eastAsia="Calibri Light" w:hAnsi="Montserrat" w:cstheme="minorHAnsi"/>
            <w:sz w:val="20"/>
            <w:szCs w:val="20"/>
            <w:lang w:val="en-IN"/>
          </w:rPr>
          <w:t xml:space="preserve">Embedded Models from </w:t>
        </w:r>
      </w:ins>
      <w:ins w:id="28" w:author="Microsoft Word" w:date="2026-08-19T12:14:00Z" w16du:dateUtc="2026-08-19T17:14:00Z">
        <w:r>
          <w:rPr>
            <w:rFonts w:ascii="Montserrat" w:eastAsia="Calibri Light" w:hAnsi="Montserrat" w:cstheme="minorHAnsi"/>
            <w:sz w:val="20"/>
            <w:szCs w:val="20"/>
            <w:lang w:val="en-IN"/>
          </w:rPr>
          <w:t xml:space="preserve">embedded models from </w:t>
        </w:r>
      </w:ins>
      <w:r>
        <w:rPr>
          <w:rFonts w:ascii="Montserrat" w:eastAsia="Calibri Light" w:hAnsi="Montserrat" w:cstheme="minorHAnsi"/>
          <w:sz w:val="20"/>
          <w:szCs w:val="20"/>
          <w:lang w:val="en-IN"/>
        </w:rPr>
        <w:t>Amazon Bedrock</w:t>
      </w:r>
      <w:ins w:id="29" w:author="Microsoft Word" w:date="2026-08-19T12:14:00Z" w16du:dateUtc="2026-08-19T17:14:00Z">
        <w:r>
          <w:rPr>
            <w:rFonts w:ascii="Montserrat" w:eastAsia="Calibri Light" w:hAnsi="Montserrat" w:cstheme="minorHAnsi"/>
            <w:sz w:val="20"/>
            <w:szCs w:val="20"/>
            <w:lang w:val="en-IN"/>
          </w:rPr>
          <w:t>.</w:t>
        </w:r>
      </w:ins>
      <w:del w:id="30" w:author="Microsoft Word" w:date="2026-08-19T12:14:00Z" w16du:dateUtc="2026-08-19T17:14:00Z">
        <w:r>
          <w:rPr>
            <w:rFonts w:ascii="Montserrat" w:eastAsia="Calibri Light" w:hAnsi="Montserrat" w:cstheme="minorHAnsi"/>
            <w:sz w:val="20"/>
            <w:szCs w:val="20"/>
            <w:lang w:val="en-IN"/>
          </w:rPr>
          <w:delText xml:space="preserve"> Knowledge Bases </w:delText>
        </w:r>
      </w:del>
      <w:del w:id="31" w:author="Jeroen Domensino" w:date="2026-08-19T12:13:00Z" w16du:dateUtc="2026-08-19T17:13:00Z">
        <w:r>
          <w:rPr>
            <w:rFonts w:ascii="Montserrat" w:eastAsia="Calibri Light" w:hAnsi="Montserrat" w:cstheme="minorHAnsi"/>
            <w:sz w:val="20"/>
            <w:szCs w:val="20"/>
            <w:lang w:val="en-IN"/>
          </w:rPr>
          <w:delText xml:space="preserve">with </w:delText>
        </w:r>
        <w:commentRangeStart w:id="32"/>
        <w:r>
          <w:rPr>
            <w:rFonts w:ascii="Montserrat" w:eastAsia="Calibri Light" w:hAnsi="Montserrat" w:cstheme="minorHAnsi"/>
            <w:sz w:val="20"/>
            <w:szCs w:val="20"/>
            <w:lang w:val="en-IN"/>
          </w:rPr>
          <w:delText>Titan Embeddings</w:delText>
        </w:r>
      </w:del>
      <w:commentRangeEnd w:id="32"/>
      <w:del w:id="33" w:author="Venkata Surya Vivek Panatula" w:date="2026-08-19T22:43:00Z" w16du:dateUtc="2026-08-19T17:13:00Z">
        <w:r>
          <w:rPr>
            <w:rStyle w:val="CommentReference"/>
            <w:rFonts w:ascii="Montserrat" w:eastAsia="Calibri Light" w:hAnsi="Montserrat" w:cstheme="minorHAnsi"/>
            <w:sz w:val="20"/>
            <w:szCs w:val="20"/>
            <w:lang w:val="en-IN"/>
          </w:rPr>
          <w:commentReference w:id="32"/>
        </w:r>
        <w:r>
          <w:rPr>
            <w:rFonts w:ascii="Montserrat" w:eastAsia="Calibri Light" w:hAnsi="Montserrat" w:cstheme="minorHAnsi"/>
            <w:sz w:val="20"/>
            <w:szCs w:val="20"/>
            <w:lang w:val="en-IN"/>
          </w:rPr>
          <w:delText>. </w:delText>
        </w:r>
      </w:del>
    </w:p>
    <w:p w14:paraId="7B149614" w14:textId="1B31C8D1" w:rsidR="00034D79" w:rsidRPr="00034D79" w:rsidRDefault="00034D79" w:rsidP="00985E57">
      <w:pPr>
        <w:numPr>
          <w:ilvl w:val="0"/>
          <w:numId w:val="12"/>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lastRenderedPageBreak/>
        <w:t>Grounded answering: filtered hybrid retrieval, a grounding check on the generated response, source citations, and a confidence indication returned with every answer. </w:t>
      </w:r>
    </w:p>
    <w:p w14:paraId="5FCE84F6" w14:textId="21AD65FE" w:rsidR="00034D79" w:rsidRPr="00034D79" w:rsidRDefault="00034D79" w:rsidP="00985E57">
      <w:pPr>
        <w:numPr>
          <w:ilvl w:val="0"/>
          <w:numId w:val="13"/>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Clarification behavior: where grounding is insufficient, or the question is ambiguous, the platform asks a targeted follow-up question and re-runs retrieval instead of returning a bare refusal. </w:t>
      </w:r>
    </w:p>
    <w:p w14:paraId="10CFA969" w14:textId="6F425956" w:rsidR="00034D79" w:rsidRPr="00034D79" w:rsidRDefault="004A6112" w:rsidP="00985E57">
      <w:pPr>
        <w:numPr>
          <w:ilvl w:val="0"/>
          <w:numId w:val="14"/>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Custom web application providing the chat interface, the curator queue, and the administrator views. </w:t>
      </w:r>
    </w:p>
    <w:p w14:paraId="09A2E509" w14:textId="5E87B8C6" w:rsidR="00034D79" w:rsidRPr="00034D79" w:rsidRDefault="00034D79" w:rsidP="00985E57">
      <w:pPr>
        <w:numPr>
          <w:ilvl w:val="0"/>
          <w:numId w:val="15"/>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Role-based access for user, curator, and administrator roles, federated from Microsoft Entra ID through Amazon Cognito and enforced on the API. </w:t>
      </w:r>
    </w:p>
    <w:p w14:paraId="49392D1C" w14:textId="08DEE0EC" w:rsidR="00034D79" w:rsidRPr="00034D79" w:rsidRDefault="00034D79" w:rsidP="00985E57">
      <w:pPr>
        <w:numPr>
          <w:ilvl w:val="0"/>
          <w:numId w:val="16"/>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Support for English, Spanish, and French across the interface, the question, and the generated answer. </w:t>
      </w:r>
    </w:p>
    <w:p w14:paraId="318476C5" w14:textId="77777777" w:rsidR="00034D79" w:rsidRPr="00034D79" w:rsidRDefault="00034D79" w:rsidP="00985E57">
      <w:pPr>
        <w:numPr>
          <w:ilvl w:val="0"/>
          <w:numId w:val="17"/>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Telemetry instrumented with OpenTelemetry in Python, and dashboards covering usage, input and output tokens, cost, and answer-quality indicators. </w:t>
      </w:r>
    </w:p>
    <w:p w14:paraId="41CD371D" w14:textId="77777777" w:rsidR="00034D79" w:rsidRPr="00034D79" w:rsidRDefault="00034D79" w:rsidP="00985E57">
      <w:pPr>
        <w:numPr>
          <w:ilvl w:val="0"/>
          <w:numId w:val="18"/>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Deployment into the Nova-provided AWS environment (Development and Production) using Terraform, with CI/CD pipelines in Nova-owned repositories. </w:t>
      </w:r>
    </w:p>
    <w:p w14:paraId="78C81B50" w14:textId="77777777" w:rsidR="00034D79" w:rsidRPr="00034D79" w:rsidRDefault="00034D79" w:rsidP="00F460AD">
      <w:pPr>
        <w:numPr>
          <w:ilvl w:val="0"/>
          <w:numId w:val="52"/>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Documentation and structured knowledge transfer to the Nova team at the close of the engagement. </w:t>
      </w:r>
    </w:p>
    <w:p w14:paraId="4D6FDCB5" w14:textId="77777777" w:rsidR="00ED5BBA" w:rsidRPr="00C02C4C" w:rsidRDefault="00ED5BBA" w:rsidP="004B5569">
      <w:pPr>
        <w:rPr>
          <w:rFonts w:ascii="Montserrat" w:eastAsia="Calibri Light" w:hAnsi="Montserrat" w:cstheme="minorHAnsi"/>
          <w:sz w:val="20"/>
          <w:szCs w:val="20"/>
        </w:rPr>
      </w:pPr>
    </w:p>
    <w:p w14:paraId="5CB1BF52" w14:textId="2754E7A7" w:rsidR="006D4978" w:rsidRPr="005E1040" w:rsidRDefault="007A73A7" w:rsidP="002F628E">
      <w:pPr>
        <w:pStyle w:val="Heading2"/>
        <w:rPr>
          <w:rStyle w:val="SubtleEmphasis"/>
          <w:i w:val="0"/>
          <w:iCs w:val="0"/>
          <w:color w:val="auto"/>
        </w:rPr>
      </w:pPr>
      <w:bookmarkStart w:id="34" w:name="_Toc238030426"/>
      <w:r>
        <w:rPr>
          <w:rStyle w:val="SubtleEmphasis"/>
          <w:i w:val="0"/>
          <w:iCs w:val="0"/>
          <w:color w:val="auto"/>
        </w:rPr>
        <w:t>Out of Scope</w:t>
      </w:r>
      <w:bookmarkEnd w:id="34"/>
    </w:p>
    <w:p w14:paraId="7D112923" w14:textId="77777777" w:rsidR="00844BEE" w:rsidRPr="00C02C4C" w:rsidRDefault="00844BEE" w:rsidP="00844BEE">
      <w:pPr>
        <w:rPr>
          <w:rFonts w:ascii="Montserrat" w:hAnsi="Montserrat"/>
          <w:sz w:val="20"/>
          <w:szCs w:val="20"/>
        </w:rPr>
      </w:pPr>
    </w:p>
    <w:p w14:paraId="5C0C73FC" w14:textId="3425F80A" w:rsidR="004753CD" w:rsidRPr="002A0F8D" w:rsidRDefault="004753CD" w:rsidP="00985E57">
      <w:pPr>
        <w:pStyle w:val="ListParagraph"/>
        <w:numPr>
          <w:ilvl w:val="0"/>
          <w:numId w:val="6"/>
        </w:numPr>
        <w:rPr>
          <w:rFonts w:ascii="Montserrat" w:eastAsia="Calibri Light" w:hAnsi="Montserrat" w:cstheme="minorHAnsi"/>
          <w:sz w:val="20"/>
          <w:szCs w:val="20"/>
          <w:highlight w:val="yellow"/>
          <w:lang w:val="en-IN"/>
        </w:rPr>
      </w:pPr>
      <w:r>
        <w:rPr>
          <w:rFonts w:ascii="Montserrat" w:eastAsia="Calibri Light" w:hAnsi="Montserrat" w:cstheme="minorHAnsi"/>
          <w:sz w:val="20"/>
          <w:szCs w:val="20"/>
          <w:highlight w:val="yellow"/>
          <w:lang w:val="en-IN"/>
        </w:rPr>
        <w:t xml:space="preserve">Languages other than </w:t>
      </w:r>
      <w:commentRangeStart w:id="35"/>
      <w:r>
        <w:rPr>
          <w:rFonts w:ascii="Montserrat" w:eastAsia="Calibri Light" w:hAnsi="Montserrat" w:cstheme="minorHAnsi"/>
          <w:sz w:val="20"/>
          <w:szCs w:val="20"/>
          <w:highlight w:val="yellow"/>
          <w:lang w:val="en-IN"/>
        </w:rPr>
        <w:t xml:space="preserve">English, Spanish, and French. </w:t>
      </w:r>
      <w:commentRangeEnd w:id="35"/>
      <w:r w:rsidRPr="002A0F8D">
        <w:rPr>
          <w:rStyle w:val="CommentReference"/>
          <w:rFonts w:ascii="Montserrat" w:eastAsia="Calibri Light" w:hAnsi="Montserrat" w:cstheme="minorHAnsi"/>
          <w:sz w:val="20"/>
          <w:szCs w:val="20"/>
          <w:highlight w:val="yellow"/>
          <w:lang w:val="en-IN"/>
        </w:rPr>
        <w:commentReference w:id="35"/>
      </w:r>
    </w:p>
    <w:p w14:paraId="0817C192" w14:textId="48BF4F1E" w:rsidR="004753CD" w:rsidRPr="004753CD" w:rsidDel="000C03DB" w:rsidRDefault="004753CD" w:rsidP="00985E57">
      <w:pPr>
        <w:pStyle w:val="ListParagraph"/>
        <w:numPr>
          <w:ilvl w:val="0"/>
          <w:numId w:val="6"/>
        </w:numPr>
        <w:rPr>
          <w:del w:id="36" w:author="Jeroen Domensino" w:date="2026-08-19T12:21:00Z" w16du:dateUtc="2026-08-19T17:21:00Z"/>
          <w:rFonts w:ascii="Montserrat" w:eastAsia="Calibri Light" w:hAnsi="Montserrat" w:cstheme="minorHAnsi"/>
          <w:sz w:val="20"/>
          <w:szCs w:val="20"/>
          <w:lang w:val="en-IN"/>
        </w:rPr>
      </w:pPr>
      <w:del w:id="37" w:author="Jeroen Domensino" w:date="2026-08-19T12:21:00Z" w16du:dateUtc="2026-08-19T17:21:00Z">
        <w:r>
          <w:rPr>
            <w:rFonts w:ascii="Montserrat" w:eastAsia="Calibri Light" w:hAnsi="Montserrat" w:cstheme="minorHAnsi"/>
            <w:sz w:val="20"/>
            <w:szCs w:val="20"/>
            <w:lang w:val="en-IN"/>
          </w:rPr>
          <w:delText xml:space="preserve">Integration with </w:delText>
        </w:r>
      </w:del>
      <w:del w:id="38" w:author="Venkata Surya Vivek Panatula" w:date="2026-08-19T22:51:00Z" w16du:dateUtc="2026-08-19T17:21:00Z">
        <w:r>
          <w:rPr>
            <w:rFonts w:ascii="Montserrat" w:eastAsia="Calibri Light" w:hAnsi="Montserrat" w:cstheme="minorHAnsi"/>
            <w:sz w:val="20"/>
            <w:szCs w:val="20"/>
            <w:lang w:val="en-IN"/>
          </w:rPr>
          <w:delText xml:space="preserve">source </w:delText>
        </w:r>
      </w:del>
      <w:del w:id="39" w:author="Jeroen Domensino" w:date="2026-08-19T12:21:00Z" w16du:dateUtc="2026-08-19T17:21:00Z">
        <w:r>
          <w:rPr>
            <w:rFonts w:ascii="Montserrat" w:eastAsia="Calibri Light" w:hAnsi="Montserrat" w:cstheme="minorHAnsi"/>
            <w:sz w:val="20"/>
            <w:szCs w:val="20"/>
            <w:lang w:val="en-IN"/>
          </w:rPr>
          <w:delText xml:space="preserve">systems other than </w:delText>
        </w:r>
      </w:del>
      <w:del w:id="40" w:author="Venkata Surya Vivek Panatula" w:date="2026-08-19T22:51:00Z" w16du:dateUtc="2026-08-19T17:21:00Z">
        <w:r>
          <w:rPr>
            <w:rFonts w:ascii="Montserrat" w:eastAsia="Calibri Light" w:hAnsi="Montserrat" w:cstheme="minorHAnsi"/>
            <w:sz w:val="20"/>
            <w:szCs w:val="20"/>
            <w:lang w:val="en-IN"/>
          </w:rPr>
          <w:delText xml:space="preserve">the </w:delText>
        </w:r>
        <w:commentRangeStart w:id="41"/>
        <w:r>
          <w:rPr>
            <w:rFonts w:ascii="Montserrat" w:eastAsia="Calibri Light" w:hAnsi="Montserrat" w:cstheme="minorHAnsi"/>
            <w:sz w:val="20"/>
            <w:szCs w:val="20"/>
            <w:lang w:val="en-IN"/>
          </w:rPr>
          <w:delText xml:space="preserve">Nova QMS </w:delText>
        </w:r>
        <w:commentRangeEnd w:id="41"/>
        <w:r>
          <w:rPr>
            <w:rStyle w:val="CommentReference"/>
            <w:rFonts w:ascii="Montserrat" w:eastAsia="Calibri Light" w:hAnsi="Montserrat" w:cstheme="minorHAnsi"/>
            <w:sz w:val="20"/>
            <w:szCs w:val="20"/>
            <w:lang w:val="en-IN"/>
          </w:rPr>
          <w:commentReference w:id="41"/>
        </w:r>
        <w:r>
          <w:rPr>
            <w:rFonts w:ascii="Montserrat" w:eastAsia="Calibri Light" w:hAnsi="Montserrat" w:cstheme="minorHAnsi"/>
            <w:sz w:val="20"/>
            <w:szCs w:val="20"/>
            <w:lang w:val="en-IN"/>
          </w:rPr>
          <w:delText xml:space="preserve">and </w:delText>
        </w:r>
      </w:del>
      <w:del w:id="42" w:author="Jeroen Domensino" w:date="2026-08-19T12:21:00Z" w16du:dateUtc="2026-08-19T17:21:00Z">
        <w:r>
          <w:rPr>
            <w:rFonts w:ascii="Montserrat" w:eastAsia="Calibri Light" w:hAnsi="Montserrat" w:cstheme="minorHAnsi"/>
            <w:sz w:val="20"/>
            <w:szCs w:val="20"/>
            <w:lang w:val="en-IN"/>
          </w:rPr>
          <w:delText xml:space="preserve">Microsoft Entra ID. </w:delText>
        </w:r>
      </w:del>
    </w:p>
    <w:p w14:paraId="7C37DDDE" w14:textId="77777777" w:rsidR="00100B45" w:rsidRDefault="00000000">
      <w:pPr>
        <w:pStyle w:val="ListParagraph"/>
        <w:numPr>
          <w:ilvl w:val="0"/>
          <w:numId w:val="6"/>
        </w:numPr>
        <w:rPr>
          <w:rFonts w:ascii="Montserrat" w:eastAsia="Calibri Light" w:hAnsi="Montserrat" w:cstheme="minorHAnsi"/>
          <w:sz w:val="20"/>
          <w:szCs w:val="20"/>
          <w:lang w:val="en-IN"/>
        </w:rPr>
      </w:pPr>
      <w:r>
        <w:rPr>
          <w:rFonts w:ascii="Montserrat" w:eastAsia="Calibri Light" w:hAnsi="Montserrat" w:cstheme="minorHAnsi"/>
          <w:b/>
          <w:bCs/>
          <w:sz w:val="20"/>
          <w:szCs w:val="20"/>
          <w:lang w:val="en-IN"/>
        </w:rPr>
        <w:t xml:space="preserve">Multistep and conditional reasoning. </w:t>
      </w:r>
      <w:r>
        <w:rPr>
          <w:rFonts w:ascii="Montserrat" w:eastAsia="Calibri Light" w:hAnsi="Montserrat" w:cstheme="minorHAnsi"/>
          <w:sz w:val="20"/>
          <w:szCs w:val="20"/>
          <w:lang w:val="en-IN"/>
        </w:rPr>
        <w:t>Band C questions as defined in Section 3.3.4, being comparative, conditional or multi-hop questions that require a planning step and several dependent retrievals. These are characterised and measured during this engagement and proposed for delivery under a separate Statement of Work.</w:t>
      </w:r>
    </w:p>
    <w:p w14:paraId="0647907A" w14:textId="77777777" w:rsidR="00100B45" w:rsidRDefault="00000000">
      <w:pPr>
        <w:pStyle w:val="ListParagraph"/>
        <w:numPr>
          <w:ilvl w:val="0"/>
          <w:numId w:val="6"/>
        </w:numPr>
        <w:rPr>
          <w:rFonts w:ascii="Montserrat" w:eastAsia="Calibri Light" w:hAnsi="Montserrat" w:cstheme="minorHAnsi"/>
          <w:sz w:val="20"/>
          <w:szCs w:val="20"/>
          <w:lang w:val="en-IN"/>
        </w:rPr>
      </w:pPr>
      <w:r>
        <w:rPr>
          <w:rFonts w:ascii="Montserrat" w:eastAsia="Calibri Light" w:hAnsi="Montserrat" w:cstheme="minorHAnsi"/>
          <w:b/>
          <w:bCs/>
          <w:sz w:val="20"/>
          <w:szCs w:val="20"/>
          <w:lang w:val="en-IN"/>
        </w:rPr>
        <w:t xml:space="preserve">Interpretation of image content. </w:t>
      </w:r>
      <w:r>
        <w:rPr>
          <w:rFonts w:ascii="Montserrat" w:eastAsia="Calibri Light" w:hAnsi="Montserrat" w:cstheme="minorHAnsi"/>
          <w:sz w:val="20"/>
          <w:szCs w:val="20"/>
          <w:lang w:val="en-IN"/>
        </w:rPr>
        <w:t>Answers synthesised from a diagram or image where no supporting text exists, extraction from scanned documents that carry no extractable text layer, and video content. The multimodal boundary in scope is set out in Section 3.3.5.</w:t>
      </w:r>
    </w:p>
    <w:p w14:paraId="027E517F" w14:textId="77777777" w:rsidR="00100B45" w:rsidRDefault="00000000">
      <w:pPr>
        <w:pStyle w:val="ListParagraph"/>
        <w:numPr>
          <w:ilvl w:val="0"/>
          <w:numId w:val="6"/>
        </w:numPr>
        <w:rPr>
          <w:rFonts w:ascii="Montserrat" w:eastAsia="Calibri Light" w:hAnsi="Montserrat" w:cstheme="minorHAnsi"/>
          <w:sz w:val="20"/>
          <w:szCs w:val="20"/>
          <w:lang w:val="en-IN"/>
        </w:rPr>
      </w:pPr>
      <w:r>
        <w:rPr>
          <w:rFonts w:ascii="Montserrat" w:eastAsia="Calibri Light" w:hAnsi="Montserrat" w:cstheme="minorHAnsi"/>
          <w:b/>
          <w:bCs/>
          <w:sz w:val="20"/>
          <w:szCs w:val="20"/>
          <w:lang w:val="en-IN"/>
        </w:rPr>
        <w:t xml:space="preserve">Retraining or fine-tuning of models. </w:t>
      </w:r>
      <w:r>
        <w:rPr>
          <w:rFonts w:ascii="Montserrat" w:eastAsia="Calibri Light" w:hAnsi="Montserrat" w:cstheme="minorHAnsi"/>
          <w:sz w:val="20"/>
          <w:szCs w:val="20"/>
          <w:lang w:val="en-IN"/>
        </w:rPr>
        <w:t>All generation, embedding and reranking uses Amazon Bedrock foundation models as provided.</w:t>
      </w:r>
    </w:p>
    <w:p w14:paraId="430918F4" w14:textId="77777777" w:rsidR="00100B45" w:rsidRDefault="00000000">
      <w:pPr>
        <w:pStyle w:val="ListParagraph"/>
        <w:numPr>
          <w:ilvl w:val="0"/>
          <w:numId w:val="6"/>
        </w:numPr>
        <w:rPr>
          <w:rFonts w:ascii="Montserrat" w:eastAsia="Calibri Light" w:hAnsi="Montserrat" w:cstheme="minorHAnsi"/>
          <w:sz w:val="20"/>
          <w:szCs w:val="20"/>
          <w:lang w:val="en-IN"/>
        </w:rPr>
      </w:pPr>
      <w:r>
        <w:rPr>
          <w:rFonts w:ascii="Montserrat" w:eastAsia="Calibri Light" w:hAnsi="Montserrat" w:cstheme="minorHAnsi"/>
          <w:b/>
          <w:bCs/>
          <w:sz w:val="20"/>
          <w:szCs w:val="20"/>
          <w:lang w:val="en-IN"/>
        </w:rPr>
        <w:t xml:space="preserve">Authoring, correction or remediation of Nova source content. </w:t>
      </w:r>
      <w:r>
        <w:rPr>
          <w:rFonts w:ascii="Montserrat" w:eastAsia="Calibri Light" w:hAnsi="Montserrat" w:cstheme="minorHAnsi"/>
          <w:sz w:val="20"/>
          <w:szCs w:val="20"/>
          <w:lang w:val="en-IN"/>
        </w:rPr>
        <w:t>QualiZeal surfaces version conflicts and content gaps through the curator queue and the dashboards; resolution of the underlying content remains with Nova.</w:t>
      </w:r>
    </w:p>
    <w:p w14:paraId="4F0F1BBD" w14:textId="77777777" w:rsidR="00100B45" w:rsidRDefault="00000000">
      <w:pPr>
        <w:pStyle w:val="ListParagraph"/>
        <w:numPr>
          <w:ilvl w:val="0"/>
          <w:numId w:val="6"/>
        </w:numPr>
        <w:rPr>
          <w:rFonts w:ascii="Montserrat" w:eastAsia="Calibri Light" w:hAnsi="Montserrat" w:cstheme="minorHAnsi"/>
          <w:sz w:val="20"/>
          <w:szCs w:val="20"/>
          <w:lang w:val="en-IN"/>
        </w:rPr>
      </w:pPr>
      <w:r>
        <w:rPr>
          <w:rFonts w:ascii="Montserrat" w:eastAsia="Calibri Light" w:hAnsi="Montserrat" w:cstheme="minorHAnsi"/>
          <w:b/>
          <w:bCs/>
          <w:sz w:val="20"/>
          <w:szCs w:val="20"/>
          <w:lang w:val="en-IN"/>
        </w:rPr>
        <w:t xml:space="preserve">Ongoing operation, support or managed service </w:t>
      </w:r>
      <w:r>
        <w:rPr>
          <w:rFonts w:ascii="Montserrat" w:eastAsia="Calibri Light" w:hAnsi="Montserrat" w:cstheme="minorHAnsi"/>
          <w:sz w:val="20"/>
          <w:szCs w:val="20"/>
          <w:lang w:val="en-IN"/>
        </w:rPr>
        <w:t>following the acceptance and handover milestone.</w:t>
      </w:r>
    </w:p>
    <w:p w14:paraId="2358CC4E" w14:textId="2A57DF21" w:rsidR="00170D74" w:rsidRPr="004753CD" w:rsidRDefault="007C3651" w:rsidP="00985E57">
      <w:pPr>
        <w:pStyle w:val="ListParagraph"/>
        <w:numPr>
          <w:ilvl w:val="0"/>
          <w:numId w:val="6"/>
        </w:numPr>
        <w:rPr>
          <w:rFonts w:ascii="Montserrat" w:eastAsia="Calibri Light" w:hAnsi="Montserrat" w:cstheme="minorHAnsi"/>
          <w:sz w:val="20"/>
          <w:szCs w:val="20"/>
          <w:lang w:val="en-IN"/>
        </w:rPr>
      </w:pPr>
      <w:r>
        <w:rPr>
          <w:rFonts w:ascii="Montserrat" w:eastAsia="Calibri Light" w:hAnsi="Montserrat" w:cstheme="minorHAnsi"/>
          <w:sz w:val="20"/>
          <w:szCs w:val="20"/>
          <w:lang w:val="en-IN"/>
        </w:rPr>
        <w:t>Anything not mentioned above is considered out of scope</w:t>
      </w:r>
    </w:p>
    <w:p w14:paraId="47F13347" w14:textId="0D953318" w:rsidR="009C44F5" w:rsidRPr="00C02C4C" w:rsidRDefault="768F3AB2" w:rsidP="433E8CD4">
      <w:pPr>
        <w:pStyle w:val="Heading1"/>
        <w:shd w:val="clear" w:color="auto" w:fill="auto"/>
        <w:rPr>
          <w:rStyle w:val="BookTitle"/>
          <w:i w:val="0"/>
          <w:iCs w:val="0"/>
          <w:spacing w:val="0"/>
        </w:rPr>
      </w:pPr>
      <w:bookmarkStart w:id="43" w:name="_Toc238030427"/>
      <w:r>
        <w:rPr>
          <w:rStyle w:val="BookTitle"/>
          <w:i w:val="0"/>
          <w:iCs w:val="0"/>
          <w:spacing w:val="0"/>
        </w:rPr>
        <w:t>Delivery Approach</w:t>
      </w:r>
      <w:bookmarkEnd w:id="43"/>
    </w:p>
    <w:p w14:paraId="603A9C85" w14:textId="77777777" w:rsidR="00CE7CB1" w:rsidRPr="00C02C4C" w:rsidRDefault="00CE7CB1" w:rsidP="00740E31">
      <w:pPr>
        <w:rPr>
          <w:rFonts w:ascii="Montserrat" w:hAnsi="Montserrat"/>
        </w:rPr>
      </w:pPr>
    </w:p>
    <w:p w14:paraId="09F3176F" w14:textId="57B8B992" w:rsidR="007F5E36" w:rsidRPr="005E1040" w:rsidRDefault="002F628E" w:rsidP="002F628E">
      <w:pPr>
        <w:pStyle w:val="Heading2"/>
        <w:rPr>
          <w:color w:val="auto"/>
        </w:rPr>
      </w:pPr>
      <w:bookmarkStart w:id="44" w:name="_Toc238030428"/>
      <w:r>
        <w:rPr>
          <w:rStyle w:val="SubtleEmphasis"/>
          <w:i w:val="0"/>
          <w:iCs w:val="0"/>
          <w:color w:val="auto"/>
        </w:rPr>
        <w:t>Proposed Solution</w:t>
      </w:r>
      <w:bookmarkEnd w:id="44"/>
      <w:r>
        <w:rPr>
          <w:rStyle w:val="SubtleEmphasis"/>
          <w:i w:val="0"/>
          <w:iCs w:val="0"/>
          <w:color w:val="auto"/>
        </w:rPr>
        <w:t xml:space="preserve"> </w:t>
      </w:r>
    </w:p>
    <w:p w14:paraId="3EB59C51" w14:textId="143CD35E" w:rsidR="007F5E36" w:rsidRDefault="007F5E36" w:rsidP="007F5E36"/>
    <w:p w14:paraId="6062E8CC" w14:textId="396D1DDA" w:rsidR="00E36CEB" w:rsidRPr="003A7F28" w:rsidRDefault="00E36CEB" w:rsidP="00E36CEB">
      <w:pPr>
        <w:rPr>
          <w:rFonts w:ascii="Montserrat" w:hAnsi="Montserrat"/>
          <w:sz w:val="20"/>
          <w:szCs w:val="20"/>
          <w:lang w:val="en-IN"/>
          <w:rPrChange w:id="45" w:author="Jeroen Domensino" w:date="2026-08-19T22:33:00Z" w16du:dateUtc="2026-08-19T17:03:00Z">
            <w:rPr>
              <w:rFonts w:ascii="Montserrat" w:hAnsi="Montserrat"/>
              <w:lang w:val="en-IN"/>
            </w:rPr>
          </w:rPrChange>
        </w:rPr>
      </w:pPr>
      <w:r>
        <w:rPr>
          <w:rFonts w:ascii="Montserrat" w:hAnsi="Montserrat"/>
          <w:sz w:val="20"/>
          <w:szCs w:val="20"/>
          <w:lang w:val="en-IN"/>
          <w:rPrChange w:id="46" w:author="Jeroen Domensino" w:date="2026-08-19T22:33:00Z" w16du:dateUtc="2026-08-19T17:03:00Z">
            <w:rPr>
              <w:rFonts w:ascii="Montserrat" w:hAnsi="Montserrat"/>
              <w:lang w:val="en-IN"/>
            </w:rPr>
          </w:rPrChange>
        </w:rPr>
        <w:t>The proposed solution has 6 key components spanning the content, answering, and access and telemetry layers. </w:t>
      </w:r>
    </w:p>
    <w:p w14:paraId="6305AAFF" w14:textId="77777777" w:rsidR="002F262D" w:rsidRPr="003A7F28" w:rsidRDefault="002F262D" w:rsidP="00E36CEB">
      <w:pPr>
        <w:rPr>
          <w:rFonts w:ascii="Montserrat" w:hAnsi="Montserrat"/>
          <w:sz w:val="20"/>
          <w:szCs w:val="20"/>
          <w:lang w:val="en-IN"/>
          <w:rPrChange w:id="47" w:author="Jeroen Domensino" w:date="2026-08-19T22:33:00Z" w16du:dateUtc="2026-08-19T17:03:00Z">
            <w:rPr>
              <w:rFonts w:ascii="Montserrat" w:hAnsi="Montserrat"/>
              <w:lang w:val="en-IN"/>
            </w:rPr>
          </w:rPrChange>
        </w:rPr>
      </w:pPr>
    </w:p>
    <w:tbl>
      <w:tblPr>
        <w:tblW w:w="980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2"/>
        <w:gridCol w:w="8010"/>
      </w:tblGrid>
      <w:tr w:rsidR="00E36CEB" w:rsidRPr="003A7F28" w14:paraId="4D9FF7BF" w14:textId="77777777" w:rsidTr="00E36CEB">
        <w:trPr>
          <w:trHeight w:val="300"/>
        </w:trPr>
        <w:tc>
          <w:tcPr>
            <w:tcW w:w="1792" w:type="dxa"/>
            <w:tcBorders>
              <w:top w:val="single" w:sz="6" w:space="0" w:color="BFBFBF"/>
              <w:left w:val="single" w:sz="6" w:space="0" w:color="BFBFBF"/>
              <w:bottom w:val="single" w:sz="6" w:space="0" w:color="BFBFBF"/>
              <w:right w:val="single" w:sz="6" w:space="0" w:color="BFBFBF"/>
            </w:tcBorders>
            <w:shd w:val="clear" w:color="auto" w:fill="D9E2F3"/>
            <w:vAlign w:val="center"/>
            <w:hideMark/>
          </w:tcPr>
          <w:p w14:paraId="4D89D36B" w14:textId="3F95A006" w:rsidR="00E36CEB" w:rsidRPr="003A7F28" w:rsidRDefault="00E36CEB" w:rsidP="002F262D">
            <w:pPr>
              <w:jc w:val="center"/>
              <w:rPr>
                <w:rFonts w:ascii="Montserrat" w:hAnsi="Montserrat"/>
                <w:sz w:val="20"/>
                <w:szCs w:val="20"/>
                <w:lang w:val="en-IN"/>
                <w:rPrChange w:id="48" w:author="Jeroen Domensino" w:date="2026-08-19T22:33:00Z" w16du:dateUtc="2026-08-19T17:03:00Z">
                  <w:rPr>
                    <w:rFonts w:ascii="Montserrat" w:hAnsi="Montserrat"/>
                    <w:lang w:val="en-IN"/>
                  </w:rPr>
                </w:rPrChange>
              </w:rPr>
            </w:pPr>
            <w:r>
              <w:rPr>
                <w:rFonts w:ascii="Montserrat" w:hAnsi="Montserrat"/>
                <w:b/>
                <w:sz w:val="20"/>
                <w:szCs w:val="20"/>
                <w:lang w:val="en-IN"/>
                <w:rPrChange w:id="49" w:author="Jeroen Domensino" w:date="2026-08-19T22:33:00Z" w16du:dateUtc="2026-08-19T17:03:00Z">
                  <w:rPr>
                    <w:rFonts w:ascii="Montserrat" w:hAnsi="Montserrat"/>
                    <w:b/>
                    <w:lang w:val="en-IN"/>
                  </w:rPr>
                </w:rPrChange>
              </w:rPr>
              <w:t>Key Components</w:t>
            </w:r>
          </w:p>
        </w:tc>
        <w:tc>
          <w:tcPr>
            <w:tcW w:w="8010" w:type="dxa"/>
            <w:tcBorders>
              <w:top w:val="single" w:sz="6" w:space="0" w:color="BFBFBF"/>
              <w:left w:val="single" w:sz="6" w:space="0" w:color="BFBFBF"/>
              <w:bottom w:val="single" w:sz="6" w:space="0" w:color="BFBFBF"/>
              <w:right w:val="single" w:sz="6" w:space="0" w:color="BFBFBF"/>
            </w:tcBorders>
            <w:shd w:val="clear" w:color="auto" w:fill="D9E2F3"/>
            <w:vAlign w:val="center"/>
            <w:hideMark/>
          </w:tcPr>
          <w:p w14:paraId="3B808CA2" w14:textId="3E774DD2" w:rsidR="00E36CEB" w:rsidRPr="003A7F28" w:rsidRDefault="002F262D" w:rsidP="002F262D">
            <w:pPr>
              <w:jc w:val="center"/>
              <w:rPr>
                <w:rFonts w:ascii="Montserrat" w:hAnsi="Montserrat"/>
                <w:sz w:val="20"/>
                <w:szCs w:val="20"/>
                <w:lang w:val="en-IN"/>
                <w:rPrChange w:id="50" w:author="Jeroen Domensino" w:date="2026-08-19T22:33:00Z" w16du:dateUtc="2026-08-19T17:03:00Z">
                  <w:rPr>
                    <w:rFonts w:ascii="Montserrat" w:hAnsi="Montserrat"/>
                    <w:lang w:val="en-IN"/>
                  </w:rPr>
                </w:rPrChange>
              </w:rPr>
            </w:pPr>
            <w:r>
              <w:rPr>
                <w:rFonts w:ascii="Montserrat" w:hAnsi="Montserrat"/>
                <w:b/>
                <w:sz w:val="20"/>
                <w:szCs w:val="20"/>
                <w:lang w:val="en-IN"/>
                <w:rPrChange w:id="51" w:author="Jeroen Domensino" w:date="2026-08-19T22:33:00Z" w16du:dateUtc="2026-08-19T17:03:00Z">
                  <w:rPr>
                    <w:rFonts w:ascii="Montserrat" w:hAnsi="Montserrat"/>
                    <w:b/>
                    <w:lang w:val="en-IN"/>
                  </w:rPr>
                </w:rPrChange>
              </w:rPr>
              <w:t>Activities</w:t>
            </w:r>
          </w:p>
        </w:tc>
      </w:tr>
      <w:tr w:rsidR="00E36CEB" w:rsidRPr="003A7F28" w14:paraId="3F0160C9" w14:textId="77777777" w:rsidTr="00E36CEB">
        <w:trPr>
          <w:trHeight w:val="300"/>
        </w:trPr>
        <w:tc>
          <w:tcPr>
            <w:tcW w:w="179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0CF02C83" w14:textId="77777777" w:rsidR="00E36CEB" w:rsidRPr="003A7F28" w:rsidRDefault="00E36CEB" w:rsidP="00E36CEB">
            <w:pPr>
              <w:rPr>
                <w:rFonts w:ascii="Montserrat" w:hAnsi="Montserrat"/>
                <w:sz w:val="20"/>
                <w:szCs w:val="20"/>
                <w:lang w:val="en-IN"/>
                <w:rPrChange w:id="52" w:author="Jeroen Domensino" w:date="2026-08-19T22:33:00Z" w16du:dateUtc="2026-08-19T17:03:00Z">
                  <w:rPr>
                    <w:rFonts w:ascii="Montserrat" w:hAnsi="Montserrat"/>
                    <w:lang w:val="en-IN"/>
                  </w:rPr>
                </w:rPrChange>
              </w:rPr>
            </w:pPr>
            <w:r>
              <w:rPr>
                <w:rFonts w:ascii="Montserrat" w:hAnsi="Montserrat"/>
                <w:b/>
                <w:sz w:val="20"/>
                <w:szCs w:val="20"/>
                <w:lang w:val="en-IN"/>
                <w:rPrChange w:id="53" w:author="Jeroen Domensino" w:date="2026-08-19T22:33:00Z" w16du:dateUtc="2026-08-19T17:03:00Z">
                  <w:rPr>
                    <w:rFonts w:ascii="Montserrat" w:hAnsi="Montserrat"/>
                    <w:b/>
                    <w:lang w:val="en-IN"/>
                  </w:rPr>
                </w:rPrChange>
              </w:rPr>
              <w:lastRenderedPageBreak/>
              <w:t>Content Intake Pipeline</w:t>
            </w:r>
            <w:r>
              <w:rPr>
                <w:rFonts w:ascii="Montserrat" w:hAnsi="Montserrat"/>
                <w:sz w:val="20"/>
                <w:szCs w:val="20"/>
                <w:lang w:val="en-IN"/>
                <w:rPrChange w:id="54" w:author="Jeroen Domensino" w:date="2026-08-19T22:33:00Z" w16du:dateUtc="2026-08-19T17:03:00Z">
                  <w:rPr>
                    <w:rFonts w:ascii="Montserrat" w:hAnsi="Montserrat"/>
                    <w:lang w:val="en-IN"/>
                  </w:rPr>
                </w:rPrChange>
              </w:rPr>
              <w:t> </w:t>
            </w:r>
          </w:p>
        </w:tc>
        <w:tc>
          <w:tcPr>
            <w:tcW w:w="8010"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4E8540F" w14:textId="69B5EB83" w:rsidR="00E36CEB" w:rsidRPr="003A7F28" w:rsidRDefault="001E42DA" w:rsidP="00985E57">
            <w:pPr>
              <w:numPr>
                <w:ilvl w:val="0"/>
                <w:numId w:val="20"/>
              </w:numPr>
              <w:rPr>
                <w:rFonts w:ascii="Montserrat" w:hAnsi="Montserrat"/>
                <w:sz w:val="20"/>
                <w:szCs w:val="20"/>
                <w:lang w:val="en-IN"/>
                <w:rPrChange w:id="55" w:author="Jeroen Domensino" w:date="2026-08-19T22:33:00Z" w16du:dateUtc="2026-08-19T17:03:00Z">
                  <w:rPr>
                    <w:rFonts w:ascii="Montserrat" w:hAnsi="Montserrat"/>
                    <w:lang w:val="en-IN"/>
                  </w:rPr>
                </w:rPrChange>
              </w:rPr>
            </w:pPr>
            <w:ins w:id="56" w:author="Jeroen Domensino" w:date="2026-08-19T12:01:00Z" w16du:dateUtc="2026-08-19T17:01:00Z">
              <w:r>
                <w:rPr>
                  <w:rFonts w:ascii="Montserrat" w:hAnsi="Montserrat"/>
                  <w:sz w:val="20"/>
                  <w:szCs w:val="20"/>
                  <w:lang w:val="en-IN"/>
                  <w:rPrChange w:id="57" w:author="Jeroen Domensino" w:date="2026-08-19T22:33:00Z" w16du:dateUtc="2026-08-19T17:03:00Z">
                    <w:rPr>
                      <w:rFonts w:ascii="Montserrat" w:hAnsi="Montserrat"/>
                      <w:lang w:val="en-IN"/>
                    </w:rPr>
                  </w:rPrChange>
                </w:rPr>
                <w:t>Ingest a</w:t>
              </w:r>
            </w:ins>
            <w:del w:id="58" w:author="Jeroen Domensino" w:date="2026-08-19T12:01:00Z" w16du:dateUtc="2026-08-19T17:01:00Z">
              <w:r>
                <w:rPr>
                  <w:rFonts w:ascii="Montserrat" w:hAnsi="Montserrat"/>
                  <w:sz w:val="20"/>
                  <w:szCs w:val="20"/>
                  <w:lang w:val="en-IN"/>
                  <w:rPrChange w:id="59" w:author="Jeroen Domensino" w:date="2026-08-19T22:33:00Z" w16du:dateUtc="2026-08-19T17:03:00Z">
                    <w:rPr>
                      <w:rFonts w:ascii="Montserrat" w:hAnsi="Montserrat"/>
                      <w:lang w:val="en-IN"/>
                    </w:rPr>
                  </w:rPrChange>
                </w:rPr>
                <w:delText>A</w:delText>
              </w:r>
            </w:del>
            <w:r>
              <w:rPr>
                <w:rFonts w:ascii="Montserrat" w:hAnsi="Montserrat"/>
                <w:sz w:val="20"/>
                <w:szCs w:val="20"/>
                <w:lang w:val="en-IN"/>
                <w:rPrChange w:id="60" w:author="Jeroen Domensino" w:date="2026-08-19T22:33:00Z" w16du:dateUtc="2026-08-19T17:03:00Z">
                  <w:rPr>
                    <w:rFonts w:ascii="Montserrat" w:hAnsi="Montserrat"/>
                    <w:lang w:val="en-IN"/>
                  </w:rPr>
                </w:rPrChange>
              </w:rPr>
              <w:t xml:space="preserve">pproved content </w:t>
            </w:r>
            <w:del w:id="61" w:author="Jeroen Domensino" w:date="2026-08-19T12:01:00Z" w16du:dateUtc="2026-08-19T17:01:00Z">
              <w:r>
                <w:rPr>
                  <w:rFonts w:ascii="Montserrat" w:hAnsi="Montserrat"/>
                  <w:sz w:val="20"/>
                  <w:szCs w:val="20"/>
                  <w:lang w:val="en-IN"/>
                  <w:rPrChange w:id="62" w:author="Jeroen Domensino" w:date="2026-08-19T22:33:00Z" w16du:dateUtc="2026-08-19T17:03:00Z">
                    <w:rPr>
                      <w:rFonts w:ascii="Montserrat" w:hAnsi="Montserrat"/>
                      <w:lang w:val="en-IN"/>
                    </w:rPr>
                  </w:rPrChange>
                </w:rPr>
                <w:delText xml:space="preserve">exported from the </w:delText>
              </w:r>
              <w:commentRangeStart w:id="63"/>
              <w:r>
                <w:rPr>
                  <w:rFonts w:ascii="Montserrat" w:hAnsi="Montserrat"/>
                  <w:sz w:val="20"/>
                  <w:szCs w:val="20"/>
                  <w:lang w:val="en-IN"/>
                  <w:rPrChange w:id="64" w:author="Jeroen Domensino" w:date="2026-08-19T22:33:00Z" w16du:dateUtc="2026-08-19T17:03:00Z">
                    <w:rPr>
                      <w:rFonts w:ascii="Montserrat" w:hAnsi="Montserrat"/>
                      <w:lang w:val="en-IN"/>
                    </w:rPr>
                  </w:rPrChange>
                </w:rPr>
                <w:delText xml:space="preserve">Nova QMS </w:delText>
              </w:r>
              <w:commentRangeEnd w:id="63"/>
              <w:r>
                <w:rPr>
                  <w:rStyle w:val="CommentReference"/>
                  <w:rFonts w:ascii="Montserrat" w:hAnsi="Montserrat"/>
                  <w:sz w:val="20"/>
                  <w:szCs w:val="20"/>
                  <w:lang w:val="en-IN"/>
                  <w:rPrChange w:id="65" w:author="Jeroen Domensino" w:date="2026-08-19T22:33:00Z" w16du:dateUtc="2026-08-19T17:03:00Z">
                    <w:rPr>
                      <w:rStyle w:val="CommentReference"/>
                      <w:rFonts w:ascii="Montserrat" w:hAnsi="Montserrat"/>
                      <w:sz w:val="24"/>
                      <w:szCs w:val="24"/>
                      <w:lang w:val="en-IN"/>
                    </w:rPr>
                  </w:rPrChange>
                </w:rPr>
                <w:commentReference w:id="63"/>
              </w:r>
            </w:del>
            <w:r>
              <w:rPr>
                <w:rFonts w:ascii="Montserrat" w:hAnsi="Montserrat"/>
                <w:sz w:val="20"/>
                <w:szCs w:val="20"/>
                <w:lang w:val="en-IN"/>
                <w:rPrChange w:id="66" w:author="Jeroen Domensino" w:date="2026-08-19T22:33:00Z" w16du:dateUtc="2026-08-19T17:03:00Z">
                  <w:rPr>
                    <w:rFonts w:ascii="Montserrat" w:hAnsi="Montserrat"/>
                    <w:lang w:val="en-IN"/>
                  </w:rPr>
                </w:rPrChange>
              </w:rPr>
              <w:t>into Amazon S3 </w:t>
            </w:r>
          </w:p>
          <w:p w14:paraId="0FEDC5AE" w14:textId="77777777" w:rsidR="00E36CEB" w:rsidRPr="003A7F28" w:rsidRDefault="00E36CEB" w:rsidP="00985E57">
            <w:pPr>
              <w:numPr>
                <w:ilvl w:val="0"/>
                <w:numId w:val="21"/>
              </w:numPr>
              <w:rPr>
                <w:rFonts w:ascii="Montserrat" w:hAnsi="Montserrat"/>
                <w:sz w:val="20"/>
                <w:szCs w:val="20"/>
                <w:lang w:val="en-IN"/>
                <w:rPrChange w:id="67" w:author="Jeroen Domensino" w:date="2026-08-19T22:33:00Z" w16du:dateUtc="2026-08-19T17:03:00Z">
                  <w:rPr>
                    <w:rFonts w:ascii="Montserrat" w:hAnsi="Montserrat"/>
                    <w:lang w:val="en-IN"/>
                  </w:rPr>
                </w:rPrChange>
              </w:rPr>
            </w:pPr>
            <w:r>
              <w:rPr>
                <w:rFonts w:ascii="Montserrat" w:hAnsi="Montserrat"/>
                <w:sz w:val="20"/>
                <w:szCs w:val="20"/>
                <w:lang w:val="en-IN"/>
                <w:rPrChange w:id="68" w:author="Jeroen Domensino" w:date="2026-08-19T22:33:00Z" w16du:dateUtc="2026-08-19T17:03:00Z">
                  <w:rPr>
                    <w:rFonts w:ascii="Montserrat" w:hAnsi="Montserrat"/>
                    <w:lang w:val="en-IN"/>
                  </w:rPr>
                </w:rPrChange>
              </w:rPr>
              <w:t>Event-driven intake through EventBridge and SQS </w:t>
            </w:r>
          </w:p>
          <w:p w14:paraId="2FC54C00" w14:textId="77777777" w:rsidR="00E36CEB" w:rsidRPr="003A7F28" w:rsidRDefault="00E36CEB" w:rsidP="00985E57">
            <w:pPr>
              <w:numPr>
                <w:ilvl w:val="0"/>
                <w:numId w:val="22"/>
              </w:numPr>
              <w:rPr>
                <w:rFonts w:ascii="Montserrat" w:hAnsi="Montserrat"/>
                <w:sz w:val="20"/>
                <w:szCs w:val="20"/>
                <w:lang w:val="en-IN"/>
                <w:rPrChange w:id="69" w:author="Jeroen Domensino" w:date="2026-08-19T22:33:00Z" w16du:dateUtc="2026-08-19T17:03:00Z">
                  <w:rPr>
                    <w:rFonts w:ascii="Montserrat" w:hAnsi="Montserrat"/>
                    <w:lang w:val="en-IN"/>
                  </w:rPr>
                </w:rPrChange>
              </w:rPr>
            </w:pPr>
            <w:r>
              <w:rPr>
                <w:rFonts w:ascii="Montserrat" w:hAnsi="Montserrat"/>
                <w:sz w:val="20"/>
                <w:szCs w:val="20"/>
                <w:lang w:val="en-IN"/>
                <w:rPrChange w:id="70" w:author="Jeroen Domensino" w:date="2026-08-19T22:33:00Z" w16du:dateUtc="2026-08-19T17:03:00Z">
                  <w:rPr>
                    <w:rFonts w:ascii="Montserrat" w:hAnsi="Montserrat"/>
                    <w:lang w:val="en-IN"/>
                  </w:rPr>
                </w:rPrChange>
              </w:rPr>
              <w:t>Extraction and metadata derivation through AWS Step Functions </w:t>
            </w:r>
          </w:p>
        </w:tc>
      </w:tr>
      <w:tr w:rsidR="00E36CEB" w:rsidRPr="003A7F28" w14:paraId="7B256035" w14:textId="77777777" w:rsidTr="00E36CEB">
        <w:trPr>
          <w:trHeight w:val="300"/>
        </w:trPr>
        <w:tc>
          <w:tcPr>
            <w:tcW w:w="179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2EACF1E" w14:textId="77777777" w:rsidR="00E36CEB" w:rsidRPr="003A7F28" w:rsidRDefault="00E36CEB" w:rsidP="00E36CEB">
            <w:pPr>
              <w:rPr>
                <w:rFonts w:ascii="Montserrat" w:hAnsi="Montserrat"/>
                <w:sz w:val="20"/>
                <w:szCs w:val="20"/>
                <w:lang w:val="en-IN"/>
                <w:rPrChange w:id="71" w:author="Jeroen Domensino" w:date="2026-08-19T22:33:00Z" w16du:dateUtc="2026-08-19T17:03:00Z">
                  <w:rPr>
                    <w:rFonts w:ascii="Montserrat" w:hAnsi="Montserrat"/>
                    <w:lang w:val="en-IN"/>
                  </w:rPr>
                </w:rPrChange>
              </w:rPr>
            </w:pPr>
            <w:r>
              <w:rPr>
                <w:rFonts w:ascii="Montserrat" w:hAnsi="Montserrat"/>
                <w:b/>
                <w:sz w:val="20"/>
                <w:szCs w:val="20"/>
                <w:lang w:val="en-IN"/>
                <w:rPrChange w:id="72" w:author="Jeroen Domensino" w:date="2026-08-19T22:33:00Z" w16du:dateUtc="2026-08-19T17:03:00Z">
                  <w:rPr>
                    <w:rFonts w:ascii="Montserrat" w:hAnsi="Montserrat"/>
                    <w:b/>
                    <w:lang w:val="en-IN"/>
                  </w:rPr>
                </w:rPrChange>
              </w:rPr>
              <w:t>Version Governance &amp; Curator Queue</w:t>
            </w:r>
            <w:r>
              <w:rPr>
                <w:rFonts w:ascii="Montserrat" w:hAnsi="Montserrat"/>
                <w:sz w:val="20"/>
                <w:szCs w:val="20"/>
                <w:lang w:val="en-IN"/>
                <w:rPrChange w:id="73" w:author="Jeroen Domensino" w:date="2026-08-19T22:33:00Z" w16du:dateUtc="2026-08-19T17:03:00Z">
                  <w:rPr>
                    <w:rFonts w:ascii="Montserrat" w:hAnsi="Montserrat"/>
                    <w:lang w:val="en-IN"/>
                  </w:rPr>
                </w:rPrChange>
              </w:rPr>
              <w:t> </w:t>
            </w:r>
          </w:p>
        </w:tc>
        <w:tc>
          <w:tcPr>
            <w:tcW w:w="8010"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5189267" w14:textId="77777777" w:rsidR="00E36CEB" w:rsidRPr="003A7F28" w:rsidRDefault="00E36CEB" w:rsidP="00985E57">
            <w:pPr>
              <w:numPr>
                <w:ilvl w:val="0"/>
                <w:numId w:val="23"/>
              </w:numPr>
              <w:rPr>
                <w:rFonts w:ascii="Montserrat" w:hAnsi="Montserrat"/>
                <w:sz w:val="20"/>
                <w:szCs w:val="20"/>
                <w:lang w:val="en-IN"/>
                <w:rPrChange w:id="74" w:author="Jeroen Domensino" w:date="2026-08-19T22:33:00Z" w16du:dateUtc="2026-08-19T17:03:00Z">
                  <w:rPr>
                    <w:rFonts w:ascii="Montserrat" w:hAnsi="Montserrat"/>
                    <w:lang w:val="en-IN"/>
                  </w:rPr>
                </w:rPrChange>
              </w:rPr>
            </w:pPr>
            <w:r>
              <w:rPr>
                <w:rFonts w:ascii="Montserrat" w:hAnsi="Montserrat"/>
                <w:sz w:val="20"/>
                <w:szCs w:val="20"/>
                <w:lang w:val="en-IN"/>
                <w:rPrChange w:id="75" w:author="Jeroen Domensino" w:date="2026-08-19T22:33:00Z" w16du:dateUtc="2026-08-19T17:03:00Z">
                  <w:rPr>
                    <w:rFonts w:ascii="Montserrat" w:hAnsi="Montserrat"/>
                    <w:lang w:val="en-IN"/>
                  </w:rPr>
                </w:rPrChange>
              </w:rPr>
              <w:t>Current and superseded status maintained per document </w:t>
            </w:r>
          </w:p>
          <w:p w14:paraId="4AB577D2" w14:textId="77777777" w:rsidR="00E36CEB" w:rsidRPr="003A7F28" w:rsidRDefault="00E36CEB" w:rsidP="00985E57">
            <w:pPr>
              <w:numPr>
                <w:ilvl w:val="0"/>
                <w:numId w:val="24"/>
              </w:numPr>
              <w:rPr>
                <w:rFonts w:ascii="Montserrat" w:hAnsi="Montserrat"/>
                <w:sz w:val="20"/>
                <w:szCs w:val="20"/>
                <w:lang w:val="en-IN"/>
                <w:rPrChange w:id="76" w:author="Jeroen Domensino" w:date="2026-08-19T22:33:00Z" w16du:dateUtc="2026-08-19T17:03:00Z">
                  <w:rPr>
                    <w:rFonts w:ascii="Montserrat" w:hAnsi="Montserrat"/>
                    <w:lang w:val="en-IN"/>
                  </w:rPr>
                </w:rPrChange>
              </w:rPr>
            </w:pPr>
            <w:r>
              <w:rPr>
                <w:rFonts w:ascii="Montserrat" w:hAnsi="Montserrat"/>
                <w:sz w:val="20"/>
                <w:szCs w:val="20"/>
                <w:lang w:val="en-IN"/>
                <w:rPrChange w:id="77" w:author="Jeroen Domensino" w:date="2026-08-19T22:33:00Z" w16du:dateUtc="2026-08-19T17:03:00Z">
                  <w:rPr>
                    <w:rFonts w:ascii="Montserrat" w:hAnsi="Montserrat"/>
                    <w:lang w:val="en-IN"/>
                  </w:rPr>
                </w:rPrChange>
              </w:rPr>
              <w:t>Conflicting or ambiguous versions routed to a review queue </w:t>
            </w:r>
          </w:p>
          <w:p w14:paraId="2EC29D9D" w14:textId="77777777" w:rsidR="00E36CEB" w:rsidRPr="003A7F28" w:rsidRDefault="00E36CEB" w:rsidP="00985E57">
            <w:pPr>
              <w:numPr>
                <w:ilvl w:val="0"/>
                <w:numId w:val="25"/>
              </w:numPr>
              <w:rPr>
                <w:rFonts w:ascii="Montserrat" w:hAnsi="Montserrat"/>
                <w:sz w:val="20"/>
                <w:szCs w:val="20"/>
                <w:lang w:val="en-IN"/>
                <w:rPrChange w:id="78" w:author="Jeroen Domensino" w:date="2026-08-19T22:33:00Z" w16du:dateUtc="2026-08-19T17:03:00Z">
                  <w:rPr>
                    <w:rFonts w:ascii="Montserrat" w:hAnsi="Montserrat"/>
                    <w:lang w:val="en-IN"/>
                  </w:rPr>
                </w:rPrChange>
              </w:rPr>
            </w:pPr>
            <w:r>
              <w:rPr>
                <w:rFonts w:ascii="Montserrat" w:hAnsi="Montserrat"/>
                <w:sz w:val="20"/>
                <w:szCs w:val="20"/>
                <w:lang w:val="en-IN"/>
                <w:rPrChange w:id="79" w:author="Jeroen Domensino" w:date="2026-08-19T22:33:00Z" w16du:dateUtc="2026-08-19T17:03:00Z">
                  <w:rPr>
                    <w:rFonts w:ascii="Montserrat" w:hAnsi="Montserrat"/>
                    <w:lang w:val="en-IN"/>
                  </w:rPr>
                </w:rPrChange>
              </w:rPr>
              <w:t>Curator resolution performed within the application </w:t>
            </w:r>
          </w:p>
        </w:tc>
      </w:tr>
      <w:tr w:rsidR="00E36CEB" w:rsidRPr="003A7F28" w14:paraId="36C412A7" w14:textId="77777777" w:rsidTr="00E36CEB">
        <w:trPr>
          <w:trHeight w:val="300"/>
        </w:trPr>
        <w:tc>
          <w:tcPr>
            <w:tcW w:w="179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63E8B8BA" w14:textId="77777777" w:rsidR="00E36CEB" w:rsidRPr="003A7F28" w:rsidRDefault="00E36CEB" w:rsidP="00E36CEB">
            <w:pPr>
              <w:rPr>
                <w:rFonts w:ascii="Montserrat" w:hAnsi="Montserrat"/>
                <w:sz w:val="20"/>
                <w:szCs w:val="20"/>
                <w:lang w:val="en-IN"/>
                <w:rPrChange w:id="80" w:author="Jeroen Domensino" w:date="2026-08-19T22:33:00Z" w16du:dateUtc="2026-08-19T17:03:00Z">
                  <w:rPr>
                    <w:rFonts w:ascii="Montserrat" w:hAnsi="Montserrat"/>
                    <w:lang w:val="en-IN"/>
                  </w:rPr>
                </w:rPrChange>
              </w:rPr>
            </w:pPr>
            <w:r>
              <w:rPr>
                <w:rFonts w:ascii="Montserrat" w:hAnsi="Montserrat"/>
                <w:b/>
                <w:sz w:val="20"/>
                <w:szCs w:val="20"/>
                <w:lang w:val="en-IN"/>
                <w:rPrChange w:id="81" w:author="Jeroen Domensino" w:date="2026-08-19T22:33:00Z" w16du:dateUtc="2026-08-19T17:03:00Z">
                  <w:rPr>
                    <w:rFonts w:ascii="Montserrat" w:hAnsi="Montserrat"/>
                    <w:b/>
                    <w:lang w:val="en-IN"/>
                  </w:rPr>
                </w:rPrChange>
              </w:rPr>
              <w:t>Knowledge Base &amp; Retrieval</w:t>
            </w:r>
            <w:r>
              <w:rPr>
                <w:rFonts w:ascii="Montserrat" w:hAnsi="Montserrat"/>
                <w:sz w:val="20"/>
                <w:szCs w:val="20"/>
                <w:lang w:val="en-IN"/>
                <w:rPrChange w:id="82" w:author="Jeroen Domensino" w:date="2026-08-19T22:33:00Z" w16du:dateUtc="2026-08-19T17:03:00Z">
                  <w:rPr>
                    <w:rFonts w:ascii="Montserrat" w:hAnsi="Montserrat"/>
                    <w:lang w:val="en-IN"/>
                  </w:rPr>
                </w:rPrChange>
              </w:rPr>
              <w:t> </w:t>
            </w:r>
          </w:p>
        </w:tc>
        <w:tc>
          <w:tcPr>
            <w:tcW w:w="8010"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203B1ED" w14:textId="77777777" w:rsidR="00E36CEB" w:rsidRPr="003A7F28" w:rsidRDefault="00E36CEB" w:rsidP="00985E57">
            <w:pPr>
              <w:numPr>
                <w:ilvl w:val="0"/>
                <w:numId w:val="26"/>
              </w:numPr>
              <w:rPr>
                <w:rFonts w:ascii="Montserrat" w:hAnsi="Montserrat"/>
                <w:sz w:val="20"/>
                <w:szCs w:val="20"/>
                <w:lang w:val="en-IN"/>
                <w:rPrChange w:id="83" w:author="Jeroen Domensino" w:date="2026-08-19T22:33:00Z" w16du:dateUtc="2026-08-19T17:03:00Z">
                  <w:rPr>
                    <w:rFonts w:ascii="Montserrat" w:hAnsi="Montserrat"/>
                    <w:lang w:val="en-IN"/>
                  </w:rPr>
                </w:rPrChange>
              </w:rPr>
            </w:pPr>
            <w:r>
              <w:rPr>
                <w:rFonts w:ascii="Montserrat" w:hAnsi="Montserrat"/>
                <w:sz w:val="20"/>
                <w:szCs w:val="20"/>
                <w:lang w:val="en-IN"/>
                <w:rPrChange w:id="84" w:author="Jeroen Domensino" w:date="2026-08-19T22:33:00Z" w16du:dateUtc="2026-08-19T17:03:00Z">
                  <w:rPr>
                    <w:rFonts w:ascii="Montserrat" w:hAnsi="Montserrat"/>
                    <w:lang w:val="en-IN"/>
                  </w:rPr>
                </w:rPrChange>
              </w:rPr>
              <w:t>Amazon Bedrock Knowledge Bases with Titan Embeddings V2 </w:t>
            </w:r>
          </w:p>
          <w:p w14:paraId="12CDC2B1" w14:textId="3BD8B463" w:rsidR="00E36CEB" w:rsidRPr="003A7F28" w:rsidRDefault="00E36CEB" w:rsidP="00985E57">
            <w:pPr>
              <w:numPr>
                <w:ilvl w:val="0"/>
                <w:numId w:val="27"/>
              </w:numPr>
              <w:rPr>
                <w:rFonts w:ascii="Montserrat" w:hAnsi="Montserrat"/>
                <w:sz w:val="20"/>
                <w:szCs w:val="20"/>
                <w:lang w:val="en-IN"/>
                <w:rPrChange w:id="85" w:author="Jeroen Domensino" w:date="2026-08-19T22:33:00Z" w16du:dateUtc="2026-08-19T17:03:00Z">
                  <w:rPr>
                    <w:rFonts w:ascii="Montserrat" w:hAnsi="Montserrat"/>
                    <w:lang w:val="en-IN"/>
                  </w:rPr>
                </w:rPrChange>
              </w:rPr>
            </w:pPr>
            <w:r>
              <w:rPr>
                <w:rFonts w:ascii="Montserrat" w:hAnsi="Montserrat"/>
                <w:sz w:val="20"/>
                <w:szCs w:val="20"/>
                <w:lang w:val="en-IN"/>
                <w:rPrChange w:id="86" w:author="Jeroen Domensino" w:date="2026-08-19T22:33:00Z" w16du:dateUtc="2026-08-19T17:03:00Z">
                  <w:rPr>
                    <w:rFonts w:ascii="Montserrat" w:hAnsi="Montserrat"/>
                    <w:lang w:val="en-IN"/>
                  </w:rPr>
                </w:rPrChange>
              </w:rPr>
              <w:t>Incremental synchronization from the curated content store </w:t>
            </w:r>
          </w:p>
          <w:p w14:paraId="7AB2C1DC" w14:textId="77777777" w:rsidR="00E36CEB" w:rsidRPr="003A7F28" w:rsidRDefault="00E36CEB" w:rsidP="00985E57">
            <w:pPr>
              <w:numPr>
                <w:ilvl w:val="0"/>
                <w:numId w:val="28"/>
              </w:numPr>
              <w:rPr>
                <w:rFonts w:ascii="Montserrat" w:hAnsi="Montserrat"/>
                <w:sz w:val="20"/>
                <w:szCs w:val="20"/>
                <w:lang w:val="en-IN"/>
                <w:rPrChange w:id="87" w:author="Jeroen Domensino" w:date="2026-08-19T22:33:00Z" w16du:dateUtc="2026-08-19T17:03:00Z">
                  <w:rPr>
                    <w:rFonts w:ascii="Montserrat" w:hAnsi="Montserrat"/>
                    <w:lang w:val="en-IN"/>
                  </w:rPr>
                </w:rPrChange>
              </w:rPr>
            </w:pPr>
            <w:r>
              <w:rPr>
                <w:rFonts w:ascii="Montserrat" w:hAnsi="Montserrat"/>
                <w:sz w:val="20"/>
                <w:szCs w:val="20"/>
                <w:lang w:val="en-IN"/>
                <w:rPrChange w:id="88" w:author="Jeroen Domensino" w:date="2026-08-19T22:33:00Z" w16du:dateUtc="2026-08-19T17:03:00Z">
                  <w:rPr>
                    <w:rFonts w:ascii="Montserrat" w:hAnsi="Montserrat"/>
                    <w:lang w:val="en-IN"/>
                  </w:rPr>
                </w:rPrChange>
              </w:rPr>
              <w:t>Filtered hybrid retrieval with reranking </w:t>
            </w:r>
          </w:p>
        </w:tc>
      </w:tr>
      <w:tr w:rsidR="00E36CEB" w:rsidRPr="003A7F28" w14:paraId="443A1275" w14:textId="77777777" w:rsidTr="00E36CEB">
        <w:trPr>
          <w:trHeight w:val="300"/>
        </w:trPr>
        <w:tc>
          <w:tcPr>
            <w:tcW w:w="179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1B0C62B8" w14:textId="77777777" w:rsidR="00E36CEB" w:rsidRPr="003A7F28" w:rsidRDefault="00E36CEB" w:rsidP="00E36CEB">
            <w:pPr>
              <w:rPr>
                <w:rFonts w:ascii="Montserrat" w:hAnsi="Montserrat"/>
                <w:sz w:val="20"/>
                <w:szCs w:val="20"/>
                <w:lang w:val="en-IN"/>
                <w:rPrChange w:id="89" w:author="Jeroen Domensino" w:date="2026-08-19T22:33:00Z" w16du:dateUtc="2026-08-19T17:03:00Z">
                  <w:rPr>
                    <w:rFonts w:ascii="Montserrat" w:hAnsi="Montserrat"/>
                    <w:lang w:val="en-IN"/>
                  </w:rPr>
                </w:rPrChange>
              </w:rPr>
            </w:pPr>
            <w:r>
              <w:rPr>
                <w:rFonts w:ascii="Montserrat" w:hAnsi="Montserrat"/>
                <w:b/>
                <w:sz w:val="20"/>
                <w:szCs w:val="20"/>
                <w:lang w:val="en-IN"/>
                <w:rPrChange w:id="90" w:author="Jeroen Domensino" w:date="2026-08-19T22:33:00Z" w16du:dateUtc="2026-08-19T17:03:00Z">
                  <w:rPr>
                    <w:rFonts w:ascii="Montserrat" w:hAnsi="Montserrat"/>
                    <w:b/>
                    <w:lang w:val="en-IN"/>
                  </w:rPr>
                </w:rPrChange>
              </w:rPr>
              <w:t>Grounded Answering</w:t>
            </w:r>
            <w:r>
              <w:rPr>
                <w:rFonts w:ascii="Montserrat" w:hAnsi="Montserrat"/>
                <w:sz w:val="20"/>
                <w:szCs w:val="20"/>
                <w:lang w:val="en-IN"/>
                <w:rPrChange w:id="91" w:author="Jeroen Domensino" w:date="2026-08-19T22:33:00Z" w16du:dateUtc="2026-08-19T17:03:00Z">
                  <w:rPr>
                    <w:rFonts w:ascii="Montserrat" w:hAnsi="Montserrat"/>
                    <w:lang w:val="en-IN"/>
                  </w:rPr>
                </w:rPrChange>
              </w:rPr>
              <w:t> </w:t>
            </w:r>
          </w:p>
        </w:tc>
        <w:tc>
          <w:tcPr>
            <w:tcW w:w="8010"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4533DC59" w14:textId="77777777" w:rsidR="00E36CEB" w:rsidRPr="003A7F28" w:rsidRDefault="00E36CEB" w:rsidP="00985E57">
            <w:pPr>
              <w:numPr>
                <w:ilvl w:val="0"/>
                <w:numId w:val="29"/>
              </w:numPr>
              <w:rPr>
                <w:rFonts w:ascii="Montserrat" w:hAnsi="Montserrat"/>
                <w:sz w:val="20"/>
                <w:szCs w:val="20"/>
                <w:lang w:val="en-IN"/>
                <w:rPrChange w:id="92" w:author="Jeroen Domensino" w:date="2026-08-19T22:33:00Z" w16du:dateUtc="2026-08-19T17:03:00Z">
                  <w:rPr>
                    <w:rFonts w:ascii="Montserrat" w:hAnsi="Montserrat"/>
                    <w:lang w:val="en-IN"/>
                  </w:rPr>
                </w:rPrChange>
              </w:rPr>
            </w:pPr>
            <w:r>
              <w:rPr>
                <w:rFonts w:ascii="Montserrat" w:hAnsi="Montserrat"/>
                <w:sz w:val="20"/>
                <w:szCs w:val="20"/>
                <w:lang w:val="en-IN"/>
                <w:rPrChange w:id="93" w:author="Jeroen Domensino" w:date="2026-08-19T22:33:00Z" w16du:dateUtc="2026-08-19T17:03:00Z">
                  <w:rPr>
                    <w:rFonts w:ascii="Montserrat" w:hAnsi="Montserrat"/>
                    <w:lang w:val="en-IN"/>
                  </w:rPr>
                </w:rPrChange>
              </w:rPr>
              <w:t>Grounding check on the generated response </w:t>
            </w:r>
          </w:p>
          <w:p w14:paraId="71992250" w14:textId="77777777" w:rsidR="00E36CEB" w:rsidRPr="003A7F28" w:rsidRDefault="00E36CEB" w:rsidP="00985E57">
            <w:pPr>
              <w:numPr>
                <w:ilvl w:val="0"/>
                <w:numId w:val="30"/>
              </w:numPr>
              <w:rPr>
                <w:rFonts w:ascii="Montserrat" w:hAnsi="Montserrat"/>
                <w:sz w:val="20"/>
                <w:szCs w:val="20"/>
                <w:lang w:val="en-IN"/>
                <w:rPrChange w:id="94" w:author="Jeroen Domensino" w:date="2026-08-19T22:33:00Z" w16du:dateUtc="2026-08-19T17:03:00Z">
                  <w:rPr>
                    <w:rFonts w:ascii="Montserrat" w:hAnsi="Montserrat"/>
                    <w:lang w:val="en-IN"/>
                  </w:rPr>
                </w:rPrChange>
              </w:rPr>
            </w:pPr>
            <w:r>
              <w:rPr>
                <w:rFonts w:ascii="Montserrat" w:hAnsi="Montserrat"/>
                <w:sz w:val="20"/>
                <w:szCs w:val="20"/>
                <w:lang w:val="en-IN"/>
                <w:rPrChange w:id="95" w:author="Jeroen Domensino" w:date="2026-08-19T22:33:00Z" w16du:dateUtc="2026-08-19T17:03:00Z">
                  <w:rPr>
                    <w:rFonts w:ascii="Montserrat" w:hAnsi="Montserrat"/>
                    <w:lang w:val="en-IN"/>
                  </w:rPr>
                </w:rPrChange>
              </w:rPr>
              <w:t>Source citations and confidence indication returned with the answer </w:t>
            </w:r>
          </w:p>
          <w:p w14:paraId="1AC64B0E" w14:textId="77777777" w:rsidR="00E36CEB" w:rsidRPr="003A7F28" w:rsidRDefault="00E36CEB" w:rsidP="00985E57">
            <w:pPr>
              <w:numPr>
                <w:ilvl w:val="0"/>
                <w:numId w:val="31"/>
              </w:numPr>
              <w:rPr>
                <w:rFonts w:ascii="Montserrat" w:hAnsi="Montserrat"/>
                <w:sz w:val="20"/>
                <w:szCs w:val="20"/>
                <w:lang w:val="en-IN"/>
                <w:rPrChange w:id="96" w:author="Jeroen Domensino" w:date="2026-08-19T22:33:00Z" w16du:dateUtc="2026-08-19T17:03:00Z">
                  <w:rPr>
                    <w:rFonts w:ascii="Montserrat" w:hAnsi="Montserrat"/>
                    <w:lang w:val="en-IN"/>
                  </w:rPr>
                </w:rPrChange>
              </w:rPr>
            </w:pPr>
            <w:r>
              <w:rPr>
                <w:rFonts w:ascii="Montserrat" w:hAnsi="Montserrat"/>
                <w:sz w:val="20"/>
                <w:szCs w:val="20"/>
                <w:lang w:val="en-IN"/>
                <w:rPrChange w:id="97" w:author="Jeroen Domensino" w:date="2026-08-19T22:33:00Z" w16du:dateUtc="2026-08-19T17:03:00Z">
                  <w:rPr>
                    <w:rFonts w:ascii="Montserrat" w:hAnsi="Montserrat"/>
                    <w:lang w:val="en-IN"/>
                  </w:rPr>
                </w:rPrChange>
              </w:rPr>
              <w:t>Clarify-back flow where context is insufficient </w:t>
            </w:r>
          </w:p>
        </w:tc>
      </w:tr>
      <w:tr w:rsidR="00E36CEB" w:rsidRPr="003A7F28" w14:paraId="1BA8ED29" w14:textId="77777777" w:rsidTr="00E36CEB">
        <w:trPr>
          <w:trHeight w:val="300"/>
        </w:trPr>
        <w:tc>
          <w:tcPr>
            <w:tcW w:w="179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02E2D917" w14:textId="77777777" w:rsidR="00E36CEB" w:rsidRPr="003A7F28" w:rsidRDefault="00E36CEB" w:rsidP="00E36CEB">
            <w:pPr>
              <w:rPr>
                <w:rFonts w:ascii="Montserrat" w:hAnsi="Montserrat"/>
                <w:sz w:val="20"/>
                <w:szCs w:val="20"/>
                <w:lang w:val="en-IN"/>
                <w:rPrChange w:id="98" w:author="Jeroen Domensino" w:date="2026-08-19T22:33:00Z" w16du:dateUtc="2026-08-19T17:03:00Z">
                  <w:rPr>
                    <w:rFonts w:ascii="Montserrat" w:hAnsi="Montserrat"/>
                    <w:lang w:val="en-IN"/>
                  </w:rPr>
                </w:rPrChange>
              </w:rPr>
            </w:pPr>
            <w:r>
              <w:rPr>
                <w:rFonts w:ascii="Montserrat" w:hAnsi="Montserrat"/>
                <w:b/>
                <w:sz w:val="20"/>
                <w:szCs w:val="20"/>
                <w:lang w:val="en-IN"/>
                <w:rPrChange w:id="99" w:author="Jeroen Domensino" w:date="2026-08-19T22:33:00Z" w16du:dateUtc="2026-08-19T17:03:00Z">
                  <w:rPr>
                    <w:rFonts w:ascii="Montserrat" w:hAnsi="Montserrat"/>
                    <w:b/>
                    <w:lang w:val="en-IN"/>
                  </w:rPr>
                </w:rPrChange>
              </w:rPr>
              <w:t>Access, Roles &amp; Web Application</w:t>
            </w:r>
            <w:r>
              <w:rPr>
                <w:rFonts w:ascii="Montserrat" w:hAnsi="Montserrat"/>
                <w:sz w:val="20"/>
                <w:szCs w:val="20"/>
                <w:lang w:val="en-IN"/>
                <w:rPrChange w:id="100" w:author="Jeroen Domensino" w:date="2026-08-19T22:33:00Z" w16du:dateUtc="2026-08-19T17:03:00Z">
                  <w:rPr>
                    <w:rFonts w:ascii="Montserrat" w:hAnsi="Montserrat"/>
                    <w:lang w:val="en-IN"/>
                  </w:rPr>
                </w:rPrChange>
              </w:rPr>
              <w:t> </w:t>
            </w:r>
          </w:p>
        </w:tc>
        <w:tc>
          <w:tcPr>
            <w:tcW w:w="8010"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53AEFEE0" w14:textId="77777777" w:rsidR="00E36CEB" w:rsidRPr="003A7F28" w:rsidRDefault="00E36CEB" w:rsidP="00985E57">
            <w:pPr>
              <w:numPr>
                <w:ilvl w:val="0"/>
                <w:numId w:val="32"/>
              </w:numPr>
              <w:rPr>
                <w:rFonts w:ascii="Montserrat" w:hAnsi="Montserrat"/>
                <w:sz w:val="20"/>
                <w:szCs w:val="20"/>
                <w:lang w:val="en-IN"/>
                <w:rPrChange w:id="101" w:author="Jeroen Domensino" w:date="2026-08-19T22:33:00Z" w16du:dateUtc="2026-08-19T17:03:00Z">
                  <w:rPr>
                    <w:rFonts w:ascii="Montserrat" w:hAnsi="Montserrat"/>
                    <w:lang w:val="en-IN"/>
                  </w:rPr>
                </w:rPrChange>
              </w:rPr>
            </w:pPr>
            <w:r>
              <w:rPr>
                <w:rFonts w:ascii="Montserrat" w:hAnsi="Montserrat"/>
                <w:sz w:val="20"/>
                <w:szCs w:val="20"/>
                <w:lang w:val="en-IN"/>
                <w:rPrChange w:id="102" w:author="Jeroen Domensino" w:date="2026-08-19T22:33:00Z" w16du:dateUtc="2026-08-19T17:03:00Z">
                  <w:rPr>
                    <w:rFonts w:ascii="Montserrat" w:hAnsi="Montserrat"/>
                    <w:lang w:val="en-IN"/>
                  </w:rPr>
                </w:rPrChange>
              </w:rPr>
              <w:t>Nova-branded chat, curator queue and administrator views </w:t>
            </w:r>
          </w:p>
          <w:p w14:paraId="7B74C811" w14:textId="77777777" w:rsidR="00E36CEB" w:rsidRPr="003A7F28" w:rsidRDefault="00E36CEB" w:rsidP="00985E57">
            <w:pPr>
              <w:numPr>
                <w:ilvl w:val="0"/>
                <w:numId w:val="33"/>
              </w:numPr>
              <w:rPr>
                <w:rFonts w:ascii="Montserrat" w:hAnsi="Montserrat"/>
                <w:sz w:val="20"/>
                <w:szCs w:val="20"/>
                <w:lang w:val="en-IN"/>
                <w:rPrChange w:id="103" w:author="Jeroen Domensino" w:date="2026-08-19T22:33:00Z" w16du:dateUtc="2026-08-19T17:03:00Z">
                  <w:rPr>
                    <w:rFonts w:ascii="Montserrat" w:hAnsi="Montserrat"/>
                    <w:lang w:val="en-IN"/>
                  </w:rPr>
                </w:rPrChange>
              </w:rPr>
            </w:pPr>
            <w:r>
              <w:rPr>
                <w:rFonts w:ascii="Montserrat" w:hAnsi="Montserrat"/>
                <w:sz w:val="20"/>
                <w:szCs w:val="20"/>
                <w:lang w:val="en-IN"/>
                <w:rPrChange w:id="104" w:author="Jeroen Domensino" w:date="2026-08-19T22:33:00Z" w16du:dateUtc="2026-08-19T17:03:00Z">
                  <w:rPr>
                    <w:rFonts w:ascii="Montserrat" w:hAnsi="Montserrat"/>
                    <w:lang w:val="en-IN"/>
                  </w:rPr>
                </w:rPrChange>
              </w:rPr>
              <w:t>Entra ID sign-in federated through Amazon Cognito </w:t>
            </w:r>
          </w:p>
          <w:p w14:paraId="4A2C2C36" w14:textId="77777777" w:rsidR="00E36CEB" w:rsidRPr="003A7F28" w:rsidRDefault="00E36CEB" w:rsidP="00985E57">
            <w:pPr>
              <w:numPr>
                <w:ilvl w:val="0"/>
                <w:numId w:val="34"/>
              </w:numPr>
              <w:rPr>
                <w:rFonts w:ascii="Montserrat" w:hAnsi="Montserrat"/>
                <w:sz w:val="20"/>
                <w:szCs w:val="20"/>
                <w:lang w:val="en-IN"/>
                <w:rPrChange w:id="105" w:author="Jeroen Domensino" w:date="2026-08-19T22:33:00Z" w16du:dateUtc="2026-08-19T17:03:00Z">
                  <w:rPr>
                    <w:rFonts w:ascii="Montserrat" w:hAnsi="Montserrat"/>
                    <w:lang w:val="en-IN"/>
                  </w:rPr>
                </w:rPrChange>
              </w:rPr>
            </w:pPr>
            <w:r>
              <w:rPr>
                <w:rFonts w:ascii="Montserrat" w:hAnsi="Montserrat"/>
                <w:sz w:val="20"/>
                <w:szCs w:val="20"/>
                <w:lang w:val="en-IN"/>
                <w:rPrChange w:id="106" w:author="Jeroen Domensino" w:date="2026-08-19T22:33:00Z" w16du:dateUtc="2026-08-19T17:03:00Z">
                  <w:rPr>
                    <w:rFonts w:ascii="Montserrat" w:hAnsi="Montserrat"/>
                    <w:lang w:val="en-IN"/>
                  </w:rPr>
                </w:rPrChange>
              </w:rPr>
              <w:t>Role-based access enforced on the API </w:t>
            </w:r>
          </w:p>
        </w:tc>
      </w:tr>
      <w:tr w:rsidR="00E36CEB" w:rsidRPr="003A7F28" w14:paraId="000EAAB3" w14:textId="77777777" w:rsidTr="00E36CEB">
        <w:trPr>
          <w:trHeight w:val="300"/>
        </w:trPr>
        <w:tc>
          <w:tcPr>
            <w:tcW w:w="1792"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3A9EF3B2" w14:textId="77777777" w:rsidR="00E36CEB" w:rsidRPr="003A7F28" w:rsidRDefault="00E36CEB" w:rsidP="00E36CEB">
            <w:pPr>
              <w:rPr>
                <w:rFonts w:ascii="Montserrat" w:hAnsi="Montserrat"/>
                <w:sz w:val="20"/>
                <w:szCs w:val="20"/>
                <w:lang w:val="en-IN"/>
                <w:rPrChange w:id="107" w:author="Jeroen Domensino" w:date="2026-08-19T22:33:00Z" w16du:dateUtc="2026-08-19T17:03:00Z">
                  <w:rPr>
                    <w:rFonts w:ascii="Montserrat" w:hAnsi="Montserrat"/>
                    <w:lang w:val="en-IN"/>
                  </w:rPr>
                </w:rPrChange>
              </w:rPr>
            </w:pPr>
            <w:r>
              <w:rPr>
                <w:rFonts w:ascii="Montserrat" w:hAnsi="Montserrat"/>
                <w:b/>
                <w:sz w:val="20"/>
                <w:szCs w:val="20"/>
                <w:lang w:val="en-IN"/>
                <w:rPrChange w:id="108" w:author="Jeroen Domensino" w:date="2026-08-19T22:33:00Z" w16du:dateUtc="2026-08-19T17:03:00Z">
                  <w:rPr>
                    <w:rFonts w:ascii="Montserrat" w:hAnsi="Montserrat"/>
                    <w:b/>
                    <w:lang w:val="en-IN"/>
                  </w:rPr>
                </w:rPrChange>
              </w:rPr>
              <w:t>Telemetry &amp; Dashboards</w:t>
            </w:r>
            <w:r>
              <w:rPr>
                <w:rFonts w:ascii="Montserrat" w:hAnsi="Montserrat"/>
                <w:sz w:val="20"/>
                <w:szCs w:val="20"/>
                <w:lang w:val="en-IN"/>
                <w:rPrChange w:id="109" w:author="Jeroen Domensino" w:date="2026-08-19T22:33:00Z" w16du:dateUtc="2026-08-19T17:03:00Z">
                  <w:rPr>
                    <w:rFonts w:ascii="Montserrat" w:hAnsi="Montserrat"/>
                    <w:lang w:val="en-IN"/>
                  </w:rPr>
                </w:rPrChange>
              </w:rPr>
              <w:t> </w:t>
            </w:r>
          </w:p>
        </w:tc>
        <w:tc>
          <w:tcPr>
            <w:tcW w:w="8010" w:type="dxa"/>
            <w:tcBorders>
              <w:top w:val="single" w:sz="6" w:space="0" w:color="BFBFBF"/>
              <w:left w:val="single" w:sz="6" w:space="0" w:color="BFBFBF"/>
              <w:bottom w:val="single" w:sz="6" w:space="0" w:color="BFBFBF"/>
              <w:right w:val="single" w:sz="6" w:space="0" w:color="BFBFBF"/>
            </w:tcBorders>
            <w:shd w:val="clear" w:color="auto" w:fill="FFFFFF"/>
            <w:vAlign w:val="center"/>
            <w:hideMark/>
          </w:tcPr>
          <w:p w14:paraId="7EF7B72C" w14:textId="77777777" w:rsidR="00E36CEB" w:rsidRPr="003A7F28" w:rsidRDefault="00E36CEB" w:rsidP="00985E57">
            <w:pPr>
              <w:numPr>
                <w:ilvl w:val="0"/>
                <w:numId w:val="35"/>
              </w:numPr>
              <w:rPr>
                <w:rFonts w:ascii="Montserrat" w:hAnsi="Montserrat"/>
                <w:sz w:val="20"/>
                <w:szCs w:val="20"/>
                <w:lang w:val="en-IN"/>
                <w:rPrChange w:id="110" w:author="Jeroen Domensino" w:date="2026-08-19T22:33:00Z" w16du:dateUtc="2026-08-19T17:03:00Z">
                  <w:rPr>
                    <w:rFonts w:ascii="Montserrat" w:hAnsi="Montserrat"/>
                    <w:lang w:val="en-IN"/>
                  </w:rPr>
                </w:rPrChange>
              </w:rPr>
            </w:pPr>
            <w:r>
              <w:rPr>
                <w:rFonts w:ascii="Montserrat" w:hAnsi="Montserrat"/>
                <w:sz w:val="20"/>
                <w:szCs w:val="20"/>
                <w:lang w:val="en-IN"/>
                <w:rPrChange w:id="111" w:author="Jeroen Domensino" w:date="2026-08-19T22:33:00Z" w16du:dateUtc="2026-08-19T17:03:00Z">
                  <w:rPr>
                    <w:rFonts w:ascii="Montserrat" w:hAnsi="Montserrat"/>
                    <w:lang w:val="en-IN"/>
                  </w:rPr>
                </w:rPrChange>
              </w:rPr>
              <w:t>OpenTelemetry instrumentation in Python </w:t>
            </w:r>
          </w:p>
          <w:p w14:paraId="003B0614" w14:textId="01F15339" w:rsidR="00E36CEB" w:rsidRPr="003A7F28" w:rsidRDefault="00E36CEB" w:rsidP="00985E57">
            <w:pPr>
              <w:numPr>
                <w:ilvl w:val="0"/>
                <w:numId w:val="36"/>
              </w:numPr>
              <w:rPr>
                <w:rFonts w:ascii="Montserrat" w:hAnsi="Montserrat"/>
                <w:sz w:val="20"/>
                <w:szCs w:val="20"/>
                <w:lang w:val="en-IN"/>
                <w:rPrChange w:id="112" w:author="Jeroen Domensino" w:date="2026-08-19T22:33:00Z" w16du:dateUtc="2026-08-19T17:03:00Z">
                  <w:rPr>
                    <w:rFonts w:ascii="Montserrat" w:hAnsi="Montserrat"/>
                    <w:lang w:val="en-IN"/>
                  </w:rPr>
                </w:rPrChange>
              </w:rPr>
            </w:pPr>
            <w:r>
              <w:rPr>
                <w:rFonts w:ascii="Montserrat" w:hAnsi="Montserrat"/>
                <w:sz w:val="20"/>
                <w:szCs w:val="20"/>
                <w:lang w:val="en-IN"/>
                <w:rPrChange w:id="113" w:author="Jeroen Domensino" w:date="2026-08-19T22:33:00Z" w16du:dateUtc="2026-08-19T17:03:00Z">
                  <w:rPr>
                    <w:rFonts w:ascii="Montserrat" w:hAnsi="Montserrat"/>
                    <w:lang w:val="en-IN"/>
                  </w:rPr>
                </w:rPrChange>
              </w:rPr>
              <w:t>Input and output token counts, cost, and latency captured per request </w:t>
            </w:r>
          </w:p>
          <w:p w14:paraId="7364E0BD" w14:textId="16938853" w:rsidR="00E36CEB" w:rsidRPr="003A7F28" w:rsidRDefault="00E36CEB" w:rsidP="00985E57">
            <w:pPr>
              <w:numPr>
                <w:ilvl w:val="0"/>
                <w:numId w:val="37"/>
              </w:numPr>
              <w:rPr>
                <w:rFonts w:ascii="Montserrat" w:hAnsi="Montserrat"/>
                <w:sz w:val="20"/>
                <w:szCs w:val="20"/>
                <w:lang w:val="en-IN"/>
                <w:rPrChange w:id="114" w:author="Jeroen Domensino" w:date="2026-08-19T22:33:00Z" w16du:dateUtc="2026-08-19T17:03:00Z">
                  <w:rPr>
                    <w:rFonts w:ascii="Montserrat" w:hAnsi="Montserrat"/>
                    <w:lang w:val="en-IN"/>
                  </w:rPr>
                </w:rPrChange>
              </w:rPr>
            </w:pPr>
            <w:r>
              <w:rPr>
                <w:rFonts w:ascii="Montserrat" w:hAnsi="Montserrat"/>
                <w:sz w:val="20"/>
                <w:szCs w:val="20"/>
                <w:lang w:val="en-IN"/>
                <w:rPrChange w:id="115" w:author="Jeroen Domensino" w:date="2026-08-19T22:33:00Z" w16du:dateUtc="2026-08-19T17:03:00Z">
                  <w:rPr>
                    <w:rFonts w:ascii="Montserrat" w:hAnsi="Montserrat"/>
                    <w:lang w:val="en-IN"/>
                  </w:rPr>
                </w:rPrChange>
              </w:rPr>
              <w:t>Usage, cost, and quality dashboards </w:t>
            </w:r>
          </w:p>
        </w:tc>
      </w:tr>
    </w:tbl>
    <w:p w14:paraId="1D2B513D" w14:textId="77777777" w:rsidR="00E36CEB" w:rsidRPr="009D6E8B" w:rsidRDefault="00E36CEB" w:rsidP="007F5E36">
      <w:pPr>
        <w:rPr>
          <w:rFonts w:ascii="Montserrat" w:hAnsi="Montserrat"/>
        </w:rPr>
      </w:pPr>
    </w:p>
    <w:p w14:paraId="74A1AC95" w14:textId="77777777" w:rsidR="00100B45" w:rsidRDefault="00000000">
      <w:pPr>
        <w:pStyle w:val="Heading2"/>
        <w:rPr>
          <w:rStyle w:val="SubtleEmphasis"/>
          <w:i w:val="0"/>
          <w:iCs w:val="0"/>
          <w:color w:val="auto"/>
        </w:rPr>
      </w:pPr>
      <w:r>
        <w:rPr>
          <w:rStyle w:val="SubtleEmphasis"/>
          <w:i w:val="0"/>
          <w:iCs w:val="0"/>
          <w:color w:val="auto"/>
        </w:rPr>
        <w:t>Milestones &amp; High-level Activities</w:t>
      </w:r>
    </w:p>
    <w:p w14:paraId="7966CA2F" w14:textId="77777777" w:rsidR="00100B45" w:rsidRDefault="00100B45"/>
    <w:p w14:paraId="7767693A" w14:textId="49ACD0A0" w:rsidR="00100B45" w:rsidRDefault="00000000">
      <w:pPr>
        <w:jc w:val="both"/>
        <w:rPr>
          <w:rFonts w:ascii="Montserrat" w:hAnsi="Montserrat"/>
          <w:sz w:val="20"/>
          <w:szCs w:val="20"/>
          <w:lang w:val="en-IN"/>
        </w:rPr>
      </w:pPr>
      <w:r>
        <w:rPr>
          <w:rFonts w:ascii="Montserrat" w:hAnsi="Montserrat"/>
          <w:sz w:val="20"/>
          <w:szCs w:val="20"/>
          <w:lang w:val="en-IN"/>
        </w:rPr>
        <w:t xml:space="preserve">The engagement runs for </w:t>
      </w:r>
      <w:del w:id="116" w:author="O365 Office Apps" w:date="2026-08-20T14:53:00Z" w16du:dateUtc="2026-08-20T09:23:00Z">
        <w:r w:rsidDel="008E59F2">
          <w:rPr>
            <w:rFonts w:ascii="Montserrat" w:hAnsi="Montserrat"/>
            <w:sz w:val="20"/>
            <w:szCs w:val="20"/>
            <w:lang w:val="en-IN"/>
          </w:rPr>
          <w:delText xml:space="preserve">20 </w:delText>
        </w:r>
      </w:del>
      <w:ins w:id="117" w:author="O365 Office Apps" w:date="2026-08-20T14:53:00Z" w16du:dateUtc="2026-08-20T09:23:00Z">
        <w:r w:rsidR="008E59F2">
          <w:rPr>
            <w:rFonts w:ascii="Montserrat" w:hAnsi="Montserrat"/>
            <w:sz w:val="20"/>
            <w:szCs w:val="20"/>
            <w:lang w:val="en-IN"/>
          </w:rPr>
          <w:t>18</w:t>
        </w:r>
        <w:r w:rsidR="008E59F2">
          <w:rPr>
            <w:rFonts w:ascii="Montserrat" w:hAnsi="Montserrat"/>
            <w:sz w:val="20"/>
            <w:szCs w:val="20"/>
            <w:lang w:val="en-IN"/>
          </w:rPr>
          <w:t xml:space="preserve"> </w:t>
        </w:r>
      </w:ins>
      <w:r>
        <w:rPr>
          <w:rFonts w:ascii="Montserrat" w:hAnsi="Montserrat"/>
          <w:sz w:val="20"/>
          <w:szCs w:val="20"/>
          <w:lang w:val="en-IN"/>
        </w:rPr>
        <w:t>weeks covering discovery, design, implementation, evaluation and handover, delivered across five phases. A further 2 weeks is recommended ahead of Week 1 for pre-kick-off activities such as onboarding and provisioning of environment access.</w:t>
      </w:r>
    </w:p>
    <w:p w14:paraId="553CD586"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Week numbering. </w:t>
      </w:r>
      <w:r>
        <w:rPr>
          <w:rFonts w:ascii="Montserrat" w:hAnsi="Montserrat"/>
          <w:sz w:val="20"/>
          <w:szCs w:val="20"/>
          <w:lang w:val="en-IN"/>
        </w:rPr>
        <w:t>All weeks referenced in this Statement of Work are relative. Week 1 begins on the first working day after QualiZeal team onboarding is complete and the AWS, Amazon Bedrock and Microsoft Entra ID access listed in Section 5 has been provided. Where onboarding or access is delayed, the timeline shifts by the equivalent duration, and the parties will mutually agree the adjusted dates.</w:t>
      </w:r>
    </w:p>
    <w:p w14:paraId="19D84E79" w14:textId="77777777" w:rsidR="00100B45" w:rsidRDefault="00100B45"/>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520"/>
        <w:gridCol w:w="2000"/>
        <w:gridCol w:w="1160"/>
        <w:gridCol w:w="3764"/>
        <w:gridCol w:w="1900"/>
      </w:tblGrid>
      <w:tr w:rsidR="00100B45" w14:paraId="038839F2" w14:textId="77777777">
        <w:trPr>
          <w:tblHeader/>
        </w:trPr>
        <w:tc>
          <w:tcPr>
            <w:tcW w:w="52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1A4734CD" w14:textId="77777777" w:rsidR="00100B45" w:rsidRDefault="00000000">
            <w:pPr>
              <w:jc w:val="center"/>
              <w:rPr>
                <w:rFonts w:ascii="Montserrat" w:hAnsi="Montserrat"/>
                <w:sz w:val="20"/>
                <w:szCs w:val="20"/>
                <w:lang w:val="en-IN"/>
              </w:rPr>
            </w:pPr>
            <w:r>
              <w:rPr>
                <w:rFonts w:ascii="Montserrat" w:hAnsi="Montserrat"/>
                <w:b/>
                <w:bCs/>
                <w:sz w:val="20"/>
                <w:szCs w:val="20"/>
                <w:lang w:val="en-IN"/>
              </w:rPr>
              <w:t>#</w:t>
            </w:r>
          </w:p>
        </w:tc>
        <w:tc>
          <w:tcPr>
            <w:tcW w:w="20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38C162D5" w14:textId="77777777" w:rsidR="00100B45" w:rsidRDefault="00000000">
            <w:pPr>
              <w:rPr>
                <w:rFonts w:ascii="Montserrat" w:hAnsi="Montserrat"/>
                <w:sz w:val="20"/>
                <w:szCs w:val="20"/>
                <w:lang w:val="en-IN"/>
              </w:rPr>
            </w:pPr>
            <w:r>
              <w:rPr>
                <w:rFonts w:ascii="Montserrat" w:hAnsi="Montserrat"/>
                <w:b/>
                <w:bCs/>
                <w:sz w:val="20"/>
                <w:szCs w:val="20"/>
                <w:lang w:val="en-IN"/>
              </w:rPr>
              <w:t>Phase</w:t>
            </w:r>
          </w:p>
        </w:tc>
        <w:tc>
          <w:tcPr>
            <w:tcW w:w="116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DF94E5B" w14:textId="77777777" w:rsidR="00100B45" w:rsidRDefault="00000000">
            <w:pPr>
              <w:jc w:val="center"/>
              <w:rPr>
                <w:rFonts w:ascii="Montserrat" w:hAnsi="Montserrat"/>
                <w:sz w:val="20"/>
                <w:szCs w:val="20"/>
                <w:lang w:val="en-IN"/>
              </w:rPr>
            </w:pPr>
            <w:r>
              <w:rPr>
                <w:rFonts w:ascii="Montserrat" w:hAnsi="Montserrat"/>
                <w:b/>
                <w:bCs/>
                <w:sz w:val="20"/>
                <w:szCs w:val="20"/>
                <w:lang w:val="en-IN"/>
              </w:rPr>
              <w:t>Duration</w:t>
            </w:r>
          </w:p>
        </w:tc>
        <w:tc>
          <w:tcPr>
            <w:tcW w:w="3764"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103FF61E" w14:textId="77777777" w:rsidR="00100B45" w:rsidRDefault="00000000">
            <w:pPr>
              <w:rPr>
                <w:rFonts w:ascii="Montserrat" w:hAnsi="Montserrat"/>
                <w:sz w:val="20"/>
                <w:szCs w:val="20"/>
                <w:lang w:val="en-IN"/>
              </w:rPr>
            </w:pPr>
            <w:r>
              <w:rPr>
                <w:rFonts w:ascii="Montserrat" w:hAnsi="Montserrat"/>
                <w:b/>
                <w:bCs/>
                <w:sz w:val="20"/>
                <w:szCs w:val="20"/>
                <w:lang w:val="en-IN"/>
              </w:rPr>
              <w:t>High-level Activities</w:t>
            </w:r>
          </w:p>
        </w:tc>
        <w:tc>
          <w:tcPr>
            <w:tcW w:w="19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00D19686" w14:textId="77777777" w:rsidR="00100B45" w:rsidRDefault="00000000">
            <w:pPr>
              <w:rPr>
                <w:rFonts w:ascii="Montserrat" w:hAnsi="Montserrat"/>
                <w:sz w:val="20"/>
                <w:szCs w:val="20"/>
                <w:lang w:val="en-IN"/>
              </w:rPr>
            </w:pPr>
            <w:r>
              <w:rPr>
                <w:rFonts w:ascii="Montserrat" w:hAnsi="Montserrat"/>
                <w:b/>
                <w:bCs/>
                <w:sz w:val="20"/>
                <w:szCs w:val="20"/>
                <w:lang w:val="en-IN"/>
              </w:rPr>
              <w:t>Milestone</w:t>
            </w:r>
          </w:p>
        </w:tc>
      </w:tr>
      <w:tr w:rsidR="00100B45" w14:paraId="421E3F8E" w14:textId="77777777">
        <w:tc>
          <w:tcPr>
            <w:tcW w:w="520" w:type="dxa"/>
            <w:tcBorders>
              <w:top w:val="single" w:sz="6" w:space="0" w:color="BFBFBF"/>
              <w:left w:val="single" w:sz="6" w:space="0" w:color="BFBFBF"/>
              <w:bottom w:val="single" w:sz="6" w:space="0" w:color="BFBFBF"/>
              <w:right w:val="single" w:sz="6" w:space="0" w:color="BFBFBF"/>
            </w:tcBorders>
            <w:vAlign w:val="center"/>
          </w:tcPr>
          <w:p w14:paraId="1C23B349" w14:textId="77777777" w:rsidR="00100B45" w:rsidRDefault="00000000">
            <w:pPr>
              <w:jc w:val="center"/>
              <w:rPr>
                <w:rFonts w:ascii="Montserrat" w:hAnsi="Montserrat"/>
                <w:sz w:val="20"/>
                <w:szCs w:val="20"/>
                <w:lang w:val="en-IN"/>
              </w:rPr>
            </w:pPr>
            <w:r>
              <w:rPr>
                <w:rFonts w:ascii="Montserrat" w:hAnsi="Montserrat"/>
                <w:sz w:val="20"/>
                <w:szCs w:val="20"/>
                <w:lang w:val="en-IN"/>
              </w:rPr>
              <w:t>1</w:t>
            </w:r>
          </w:p>
        </w:tc>
        <w:tc>
          <w:tcPr>
            <w:tcW w:w="2000" w:type="dxa"/>
            <w:tcBorders>
              <w:top w:val="single" w:sz="6" w:space="0" w:color="BFBFBF"/>
              <w:left w:val="single" w:sz="6" w:space="0" w:color="BFBFBF"/>
              <w:bottom w:val="single" w:sz="6" w:space="0" w:color="BFBFBF"/>
              <w:right w:val="single" w:sz="6" w:space="0" w:color="BFBFBF"/>
            </w:tcBorders>
            <w:vAlign w:val="center"/>
          </w:tcPr>
          <w:p w14:paraId="20A1C99A" w14:textId="77777777" w:rsidR="00100B45" w:rsidRDefault="00000000">
            <w:pPr>
              <w:rPr>
                <w:rFonts w:ascii="Montserrat" w:hAnsi="Montserrat"/>
                <w:sz w:val="20"/>
                <w:szCs w:val="20"/>
                <w:lang w:val="en-IN"/>
              </w:rPr>
            </w:pPr>
            <w:r>
              <w:rPr>
                <w:rFonts w:ascii="Montserrat" w:hAnsi="Montserrat"/>
                <w:sz w:val="20"/>
                <w:szCs w:val="20"/>
                <w:lang w:val="en-IN"/>
              </w:rPr>
              <w:t>Discovery &amp; Solution Architecture</w:t>
            </w:r>
          </w:p>
        </w:tc>
        <w:tc>
          <w:tcPr>
            <w:tcW w:w="1160" w:type="dxa"/>
            <w:tcBorders>
              <w:top w:val="single" w:sz="6" w:space="0" w:color="BFBFBF"/>
              <w:left w:val="single" w:sz="6" w:space="0" w:color="BFBFBF"/>
              <w:bottom w:val="single" w:sz="6" w:space="0" w:color="BFBFBF"/>
              <w:right w:val="single" w:sz="6" w:space="0" w:color="BFBFBF"/>
            </w:tcBorders>
            <w:vAlign w:val="center"/>
          </w:tcPr>
          <w:p w14:paraId="79BFD778" w14:textId="77777777" w:rsidR="00100B45" w:rsidRDefault="00000000">
            <w:pPr>
              <w:jc w:val="center"/>
              <w:rPr>
                <w:rFonts w:ascii="Montserrat" w:hAnsi="Montserrat"/>
                <w:sz w:val="20"/>
                <w:szCs w:val="20"/>
                <w:lang w:val="en-IN"/>
              </w:rPr>
            </w:pPr>
            <w:r>
              <w:rPr>
                <w:rFonts w:ascii="Montserrat" w:hAnsi="Montserrat"/>
                <w:sz w:val="20"/>
                <w:szCs w:val="20"/>
                <w:lang w:val="en-IN"/>
              </w:rPr>
              <w:t>Weeks 1–3</w:t>
            </w:r>
          </w:p>
        </w:tc>
        <w:tc>
          <w:tcPr>
            <w:tcW w:w="3764" w:type="dxa"/>
            <w:tcBorders>
              <w:top w:val="single" w:sz="6" w:space="0" w:color="BFBFBF"/>
              <w:left w:val="single" w:sz="6" w:space="0" w:color="BFBFBF"/>
              <w:bottom w:val="single" w:sz="6" w:space="0" w:color="BFBFBF"/>
              <w:right w:val="single" w:sz="6" w:space="0" w:color="BFBFBF"/>
            </w:tcBorders>
            <w:vAlign w:val="center"/>
          </w:tcPr>
          <w:p w14:paraId="4FBA19D4" w14:textId="77777777" w:rsidR="00100B45" w:rsidRDefault="00000000">
            <w:pPr>
              <w:rPr>
                <w:rFonts w:ascii="Montserrat" w:hAnsi="Montserrat"/>
                <w:sz w:val="20"/>
                <w:szCs w:val="20"/>
                <w:lang w:val="en-IN"/>
              </w:rPr>
            </w:pPr>
            <w:r>
              <w:rPr>
                <w:rFonts w:ascii="Montserrat" w:hAnsi="Montserrat"/>
                <w:sz w:val="20"/>
                <w:szCs w:val="20"/>
                <w:lang w:val="en-IN"/>
              </w:rPr>
              <w:t>Scope confirmation, content and metadata review, role definitions, solution architecture, security approach, and resolution of the four complexity areas listed in Section 3.3.5</w:t>
            </w:r>
          </w:p>
        </w:tc>
        <w:tc>
          <w:tcPr>
            <w:tcW w:w="1900" w:type="dxa"/>
            <w:tcBorders>
              <w:top w:val="single" w:sz="6" w:space="0" w:color="BFBFBF"/>
              <w:left w:val="single" w:sz="6" w:space="0" w:color="BFBFBF"/>
              <w:bottom w:val="single" w:sz="6" w:space="0" w:color="BFBFBF"/>
              <w:right w:val="single" w:sz="6" w:space="0" w:color="BFBFBF"/>
            </w:tcBorders>
            <w:vAlign w:val="center"/>
          </w:tcPr>
          <w:p w14:paraId="317DCC95" w14:textId="77777777" w:rsidR="00100B45" w:rsidRDefault="00000000">
            <w:pPr>
              <w:rPr>
                <w:rFonts w:ascii="Montserrat" w:hAnsi="Montserrat"/>
                <w:sz w:val="20"/>
                <w:szCs w:val="20"/>
                <w:lang w:val="en-IN"/>
              </w:rPr>
            </w:pPr>
            <w:r>
              <w:rPr>
                <w:rFonts w:ascii="Montserrat" w:hAnsi="Montserrat"/>
                <w:sz w:val="20"/>
                <w:szCs w:val="20"/>
                <w:lang w:val="en-IN"/>
              </w:rPr>
              <w:t>Architecture Sign-off</w:t>
            </w:r>
          </w:p>
        </w:tc>
      </w:tr>
      <w:tr w:rsidR="00100B45" w14:paraId="76756BFE" w14:textId="77777777">
        <w:tc>
          <w:tcPr>
            <w:tcW w:w="520" w:type="dxa"/>
            <w:tcBorders>
              <w:top w:val="single" w:sz="6" w:space="0" w:color="BFBFBF"/>
              <w:left w:val="single" w:sz="6" w:space="0" w:color="BFBFBF"/>
              <w:bottom w:val="single" w:sz="6" w:space="0" w:color="BFBFBF"/>
              <w:right w:val="single" w:sz="6" w:space="0" w:color="BFBFBF"/>
            </w:tcBorders>
            <w:vAlign w:val="center"/>
          </w:tcPr>
          <w:p w14:paraId="1D78F2BF" w14:textId="77777777" w:rsidR="00100B45" w:rsidRDefault="00000000">
            <w:pPr>
              <w:jc w:val="center"/>
              <w:rPr>
                <w:rFonts w:ascii="Montserrat" w:hAnsi="Montserrat"/>
                <w:sz w:val="20"/>
                <w:szCs w:val="20"/>
                <w:lang w:val="en-IN"/>
              </w:rPr>
            </w:pPr>
            <w:r>
              <w:rPr>
                <w:rFonts w:ascii="Montserrat" w:hAnsi="Montserrat"/>
                <w:sz w:val="20"/>
                <w:szCs w:val="20"/>
                <w:lang w:val="en-IN"/>
              </w:rPr>
              <w:t>2</w:t>
            </w:r>
          </w:p>
        </w:tc>
        <w:tc>
          <w:tcPr>
            <w:tcW w:w="2000" w:type="dxa"/>
            <w:tcBorders>
              <w:top w:val="single" w:sz="6" w:space="0" w:color="BFBFBF"/>
              <w:left w:val="single" w:sz="6" w:space="0" w:color="BFBFBF"/>
              <w:bottom w:val="single" w:sz="6" w:space="0" w:color="BFBFBF"/>
              <w:right w:val="single" w:sz="6" w:space="0" w:color="BFBFBF"/>
            </w:tcBorders>
            <w:vAlign w:val="center"/>
          </w:tcPr>
          <w:p w14:paraId="440539CA" w14:textId="77777777" w:rsidR="00100B45" w:rsidRDefault="00000000">
            <w:pPr>
              <w:rPr>
                <w:rFonts w:ascii="Montserrat" w:hAnsi="Montserrat"/>
                <w:sz w:val="20"/>
                <w:szCs w:val="20"/>
                <w:lang w:val="en-IN"/>
              </w:rPr>
            </w:pPr>
            <w:r>
              <w:rPr>
                <w:rFonts w:ascii="Montserrat" w:hAnsi="Montserrat"/>
                <w:sz w:val="20"/>
                <w:szCs w:val="20"/>
                <w:lang w:val="en-IN"/>
              </w:rPr>
              <w:t>Foundations, Access &amp; Early Trial</w:t>
            </w:r>
          </w:p>
        </w:tc>
        <w:tc>
          <w:tcPr>
            <w:tcW w:w="1160" w:type="dxa"/>
            <w:tcBorders>
              <w:top w:val="single" w:sz="6" w:space="0" w:color="BFBFBF"/>
              <w:left w:val="single" w:sz="6" w:space="0" w:color="BFBFBF"/>
              <w:bottom w:val="single" w:sz="6" w:space="0" w:color="BFBFBF"/>
              <w:right w:val="single" w:sz="6" w:space="0" w:color="BFBFBF"/>
            </w:tcBorders>
            <w:vAlign w:val="center"/>
          </w:tcPr>
          <w:p w14:paraId="1786E143" w14:textId="77777777" w:rsidR="00100B45" w:rsidRDefault="00000000">
            <w:pPr>
              <w:jc w:val="center"/>
              <w:rPr>
                <w:rFonts w:ascii="Montserrat" w:hAnsi="Montserrat"/>
                <w:sz w:val="20"/>
                <w:szCs w:val="20"/>
                <w:lang w:val="en-IN"/>
              </w:rPr>
            </w:pPr>
            <w:r>
              <w:rPr>
                <w:rFonts w:ascii="Montserrat" w:hAnsi="Montserrat"/>
                <w:sz w:val="20"/>
                <w:szCs w:val="20"/>
                <w:lang w:val="en-IN"/>
              </w:rPr>
              <w:t>Weeks 4–7</w:t>
            </w:r>
          </w:p>
        </w:tc>
        <w:tc>
          <w:tcPr>
            <w:tcW w:w="3764" w:type="dxa"/>
            <w:tcBorders>
              <w:top w:val="single" w:sz="6" w:space="0" w:color="BFBFBF"/>
              <w:left w:val="single" w:sz="6" w:space="0" w:color="BFBFBF"/>
              <w:bottom w:val="single" w:sz="6" w:space="0" w:color="BFBFBF"/>
              <w:right w:val="single" w:sz="6" w:space="0" w:color="BFBFBF"/>
            </w:tcBorders>
            <w:vAlign w:val="center"/>
          </w:tcPr>
          <w:p w14:paraId="2C7C89E1" w14:textId="77777777" w:rsidR="00100B45" w:rsidRDefault="00000000">
            <w:pPr>
              <w:rPr>
                <w:rFonts w:ascii="Montserrat" w:hAnsi="Montserrat"/>
                <w:sz w:val="20"/>
                <w:szCs w:val="20"/>
                <w:lang w:val="en-IN"/>
              </w:rPr>
            </w:pPr>
            <w:r>
              <w:rPr>
                <w:rFonts w:ascii="Montserrat" w:hAnsi="Montserrat"/>
                <w:sz w:val="20"/>
                <w:szCs w:val="20"/>
                <w:lang w:val="en-IN"/>
              </w:rPr>
              <w:t>AWS environment baseline through Terraform, repositories and CI/CD, application shell, seed corpus trial with grounded answers, Entra ID and Amazon Cognito federation</w:t>
            </w:r>
          </w:p>
        </w:tc>
        <w:tc>
          <w:tcPr>
            <w:tcW w:w="1900" w:type="dxa"/>
            <w:tcBorders>
              <w:top w:val="single" w:sz="6" w:space="0" w:color="BFBFBF"/>
              <w:left w:val="single" w:sz="6" w:space="0" w:color="BFBFBF"/>
              <w:bottom w:val="single" w:sz="6" w:space="0" w:color="BFBFBF"/>
              <w:right w:val="single" w:sz="6" w:space="0" w:color="BFBFBF"/>
            </w:tcBorders>
            <w:vAlign w:val="center"/>
          </w:tcPr>
          <w:p w14:paraId="40C23B9A" w14:textId="77777777" w:rsidR="00100B45" w:rsidRDefault="00000000">
            <w:pPr>
              <w:rPr>
                <w:rFonts w:ascii="Montserrat" w:hAnsi="Montserrat"/>
                <w:sz w:val="20"/>
                <w:szCs w:val="20"/>
                <w:lang w:val="en-IN"/>
              </w:rPr>
            </w:pPr>
            <w:r>
              <w:rPr>
                <w:rFonts w:ascii="Montserrat" w:hAnsi="Montserrat"/>
                <w:sz w:val="20"/>
                <w:szCs w:val="20"/>
                <w:lang w:val="en-IN"/>
              </w:rPr>
              <w:t>Seed Corpus Trial Live</w:t>
            </w:r>
          </w:p>
        </w:tc>
      </w:tr>
      <w:tr w:rsidR="00100B45" w14:paraId="192E9E9A" w14:textId="77777777">
        <w:tc>
          <w:tcPr>
            <w:tcW w:w="520" w:type="dxa"/>
            <w:tcBorders>
              <w:top w:val="single" w:sz="6" w:space="0" w:color="BFBFBF"/>
              <w:left w:val="single" w:sz="6" w:space="0" w:color="BFBFBF"/>
              <w:bottom w:val="single" w:sz="6" w:space="0" w:color="BFBFBF"/>
              <w:right w:val="single" w:sz="6" w:space="0" w:color="BFBFBF"/>
            </w:tcBorders>
            <w:vAlign w:val="center"/>
          </w:tcPr>
          <w:p w14:paraId="11BCE271" w14:textId="77777777" w:rsidR="00100B45" w:rsidRDefault="00000000">
            <w:pPr>
              <w:jc w:val="center"/>
              <w:rPr>
                <w:rFonts w:ascii="Montserrat" w:hAnsi="Montserrat"/>
                <w:sz w:val="20"/>
                <w:szCs w:val="20"/>
                <w:lang w:val="en-IN"/>
              </w:rPr>
            </w:pPr>
            <w:r>
              <w:rPr>
                <w:rFonts w:ascii="Montserrat" w:hAnsi="Montserrat"/>
                <w:sz w:val="20"/>
                <w:szCs w:val="20"/>
                <w:lang w:val="en-IN"/>
              </w:rPr>
              <w:t>3</w:t>
            </w:r>
          </w:p>
        </w:tc>
        <w:tc>
          <w:tcPr>
            <w:tcW w:w="2000" w:type="dxa"/>
            <w:tcBorders>
              <w:top w:val="single" w:sz="6" w:space="0" w:color="BFBFBF"/>
              <w:left w:val="single" w:sz="6" w:space="0" w:color="BFBFBF"/>
              <w:bottom w:val="single" w:sz="6" w:space="0" w:color="BFBFBF"/>
              <w:right w:val="single" w:sz="6" w:space="0" w:color="BFBFBF"/>
            </w:tcBorders>
            <w:vAlign w:val="center"/>
          </w:tcPr>
          <w:p w14:paraId="1647C393" w14:textId="77777777" w:rsidR="00100B45" w:rsidRDefault="00000000">
            <w:pPr>
              <w:rPr>
                <w:rFonts w:ascii="Montserrat" w:hAnsi="Montserrat"/>
                <w:sz w:val="20"/>
                <w:szCs w:val="20"/>
                <w:lang w:val="en-IN"/>
              </w:rPr>
            </w:pPr>
            <w:r>
              <w:rPr>
                <w:rFonts w:ascii="Montserrat" w:hAnsi="Montserrat"/>
                <w:sz w:val="20"/>
                <w:szCs w:val="20"/>
                <w:lang w:val="en-IN"/>
              </w:rPr>
              <w:t>Content Ingestion &amp; Version Governance</w:t>
            </w:r>
          </w:p>
        </w:tc>
        <w:tc>
          <w:tcPr>
            <w:tcW w:w="1160" w:type="dxa"/>
            <w:tcBorders>
              <w:top w:val="single" w:sz="6" w:space="0" w:color="BFBFBF"/>
              <w:left w:val="single" w:sz="6" w:space="0" w:color="BFBFBF"/>
              <w:bottom w:val="single" w:sz="6" w:space="0" w:color="BFBFBF"/>
              <w:right w:val="single" w:sz="6" w:space="0" w:color="BFBFBF"/>
            </w:tcBorders>
            <w:vAlign w:val="center"/>
          </w:tcPr>
          <w:p w14:paraId="5A268C8F" w14:textId="77777777" w:rsidR="00100B45" w:rsidRDefault="00000000">
            <w:pPr>
              <w:jc w:val="center"/>
              <w:rPr>
                <w:rFonts w:ascii="Montserrat" w:hAnsi="Montserrat"/>
                <w:sz w:val="20"/>
                <w:szCs w:val="20"/>
                <w:lang w:val="en-IN"/>
              </w:rPr>
            </w:pPr>
            <w:r>
              <w:rPr>
                <w:rFonts w:ascii="Montserrat" w:hAnsi="Montserrat"/>
                <w:sz w:val="20"/>
                <w:szCs w:val="20"/>
                <w:lang w:val="en-IN"/>
              </w:rPr>
              <w:t>Weeks 8–12</w:t>
            </w:r>
          </w:p>
        </w:tc>
        <w:tc>
          <w:tcPr>
            <w:tcW w:w="3764" w:type="dxa"/>
            <w:tcBorders>
              <w:top w:val="single" w:sz="6" w:space="0" w:color="BFBFBF"/>
              <w:left w:val="single" w:sz="6" w:space="0" w:color="BFBFBF"/>
              <w:bottom w:val="single" w:sz="6" w:space="0" w:color="BFBFBF"/>
              <w:right w:val="single" w:sz="6" w:space="0" w:color="BFBFBF"/>
            </w:tcBorders>
            <w:vAlign w:val="center"/>
          </w:tcPr>
          <w:p w14:paraId="13EB1F98" w14:textId="77777777" w:rsidR="00100B45" w:rsidRDefault="00000000">
            <w:pPr>
              <w:rPr>
                <w:rFonts w:ascii="Montserrat" w:hAnsi="Montserrat"/>
                <w:sz w:val="20"/>
                <w:szCs w:val="20"/>
                <w:lang w:val="en-IN"/>
              </w:rPr>
            </w:pPr>
            <w:r>
              <w:rPr>
                <w:rFonts w:ascii="Montserrat" w:hAnsi="Montserrat"/>
                <w:sz w:val="20"/>
                <w:szCs w:val="20"/>
                <w:lang w:val="en-IN"/>
              </w:rPr>
              <w:t>Automated intake, extraction and metadata derivation, version ranking, curator queue, knowledge base build and incremental synchronisation</w:t>
            </w:r>
          </w:p>
        </w:tc>
        <w:tc>
          <w:tcPr>
            <w:tcW w:w="1900" w:type="dxa"/>
            <w:tcBorders>
              <w:top w:val="single" w:sz="6" w:space="0" w:color="BFBFBF"/>
              <w:left w:val="single" w:sz="6" w:space="0" w:color="BFBFBF"/>
              <w:bottom w:val="single" w:sz="6" w:space="0" w:color="BFBFBF"/>
              <w:right w:val="single" w:sz="6" w:space="0" w:color="BFBFBF"/>
            </w:tcBorders>
            <w:vAlign w:val="center"/>
          </w:tcPr>
          <w:p w14:paraId="3E27D54C" w14:textId="77777777" w:rsidR="00100B45" w:rsidRDefault="00000000">
            <w:pPr>
              <w:rPr>
                <w:rFonts w:ascii="Montserrat" w:hAnsi="Montserrat"/>
                <w:sz w:val="20"/>
                <w:szCs w:val="20"/>
                <w:lang w:val="en-IN"/>
              </w:rPr>
            </w:pPr>
            <w:r>
              <w:rPr>
                <w:rFonts w:ascii="Montserrat" w:hAnsi="Montserrat"/>
                <w:sz w:val="20"/>
                <w:szCs w:val="20"/>
                <w:lang w:val="en-IN"/>
              </w:rPr>
              <w:t>Governed Corpus in the Knowledge Base</w:t>
            </w:r>
          </w:p>
        </w:tc>
      </w:tr>
      <w:tr w:rsidR="00100B45" w14:paraId="6E0671C8" w14:textId="77777777">
        <w:tc>
          <w:tcPr>
            <w:tcW w:w="520" w:type="dxa"/>
            <w:tcBorders>
              <w:top w:val="single" w:sz="6" w:space="0" w:color="BFBFBF"/>
              <w:left w:val="single" w:sz="6" w:space="0" w:color="BFBFBF"/>
              <w:bottom w:val="single" w:sz="6" w:space="0" w:color="BFBFBF"/>
              <w:right w:val="single" w:sz="6" w:space="0" w:color="BFBFBF"/>
            </w:tcBorders>
            <w:vAlign w:val="center"/>
          </w:tcPr>
          <w:p w14:paraId="2C873331" w14:textId="77777777" w:rsidR="00100B45" w:rsidRDefault="00000000">
            <w:pPr>
              <w:jc w:val="center"/>
              <w:rPr>
                <w:rFonts w:ascii="Montserrat" w:hAnsi="Montserrat"/>
                <w:sz w:val="20"/>
                <w:szCs w:val="20"/>
                <w:lang w:val="en-IN"/>
              </w:rPr>
            </w:pPr>
            <w:r>
              <w:rPr>
                <w:rFonts w:ascii="Montserrat" w:hAnsi="Montserrat"/>
                <w:sz w:val="20"/>
                <w:szCs w:val="20"/>
                <w:lang w:val="en-IN"/>
              </w:rPr>
              <w:lastRenderedPageBreak/>
              <w:t>4</w:t>
            </w:r>
          </w:p>
        </w:tc>
        <w:tc>
          <w:tcPr>
            <w:tcW w:w="2000" w:type="dxa"/>
            <w:tcBorders>
              <w:top w:val="single" w:sz="6" w:space="0" w:color="BFBFBF"/>
              <w:left w:val="single" w:sz="6" w:space="0" w:color="BFBFBF"/>
              <w:bottom w:val="single" w:sz="6" w:space="0" w:color="BFBFBF"/>
              <w:right w:val="single" w:sz="6" w:space="0" w:color="BFBFBF"/>
            </w:tcBorders>
            <w:vAlign w:val="center"/>
          </w:tcPr>
          <w:p w14:paraId="59C3AFF2" w14:textId="77777777" w:rsidR="00100B45" w:rsidRDefault="00000000">
            <w:pPr>
              <w:rPr>
                <w:rFonts w:ascii="Montserrat" w:hAnsi="Montserrat"/>
                <w:sz w:val="20"/>
                <w:szCs w:val="20"/>
                <w:lang w:val="en-IN"/>
              </w:rPr>
            </w:pPr>
            <w:r>
              <w:rPr>
                <w:rFonts w:ascii="Montserrat" w:hAnsi="Montserrat"/>
                <w:sz w:val="20"/>
                <w:szCs w:val="20"/>
                <w:lang w:val="en-IN"/>
              </w:rPr>
              <w:t>Grounded Answering &amp; Experience</w:t>
            </w:r>
          </w:p>
        </w:tc>
        <w:tc>
          <w:tcPr>
            <w:tcW w:w="1160" w:type="dxa"/>
            <w:tcBorders>
              <w:top w:val="single" w:sz="6" w:space="0" w:color="BFBFBF"/>
              <w:left w:val="single" w:sz="6" w:space="0" w:color="BFBFBF"/>
              <w:bottom w:val="single" w:sz="6" w:space="0" w:color="BFBFBF"/>
              <w:right w:val="single" w:sz="6" w:space="0" w:color="BFBFBF"/>
            </w:tcBorders>
            <w:vAlign w:val="center"/>
          </w:tcPr>
          <w:p w14:paraId="4341CC40" w14:textId="77777777" w:rsidR="00100B45" w:rsidRDefault="00000000">
            <w:pPr>
              <w:jc w:val="center"/>
              <w:rPr>
                <w:rFonts w:ascii="Montserrat" w:hAnsi="Montserrat"/>
                <w:sz w:val="20"/>
                <w:szCs w:val="20"/>
                <w:lang w:val="en-IN"/>
              </w:rPr>
            </w:pPr>
            <w:r>
              <w:rPr>
                <w:rFonts w:ascii="Montserrat" w:hAnsi="Montserrat"/>
                <w:sz w:val="20"/>
                <w:szCs w:val="20"/>
                <w:lang w:val="en-IN"/>
              </w:rPr>
              <w:t>Weeks 13–17</w:t>
            </w:r>
          </w:p>
        </w:tc>
        <w:tc>
          <w:tcPr>
            <w:tcW w:w="3764" w:type="dxa"/>
            <w:tcBorders>
              <w:top w:val="single" w:sz="6" w:space="0" w:color="BFBFBF"/>
              <w:left w:val="single" w:sz="6" w:space="0" w:color="BFBFBF"/>
              <w:bottom w:val="single" w:sz="6" w:space="0" w:color="BFBFBF"/>
              <w:right w:val="single" w:sz="6" w:space="0" w:color="BFBFBF"/>
            </w:tcBorders>
            <w:vAlign w:val="center"/>
          </w:tcPr>
          <w:p w14:paraId="4E459E52" w14:textId="77777777" w:rsidR="00100B45" w:rsidRDefault="00000000">
            <w:pPr>
              <w:rPr>
                <w:rFonts w:ascii="Montserrat" w:hAnsi="Montserrat"/>
                <w:sz w:val="20"/>
                <w:szCs w:val="20"/>
                <w:lang w:val="en-IN"/>
              </w:rPr>
            </w:pPr>
            <w:r>
              <w:rPr>
                <w:rFonts w:ascii="Montserrat" w:hAnsi="Montserrat"/>
                <w:sz w:val="20"/>
                <w:szCs w:val="20"/>
                <w:lang w:val="en-IN"/>
              </w:rPr>
              <w:t>Filtered hybrid retrieval and reranking, grounding check, citations and confidence, clarify-back, Nova-branded application, multilingual support, telemetry and dashboards</w:t>
            </w:r>
          </w:p>
        </w:tc>
        <w:tc>
          <w:tcPr>
            <w:tcW w:w="1900" w:type="dxa"/>
            <w:tcBorders>
              <w:top w:val="single" w:sz="6" w:space="0" w:color="BFBFBF"/>
              <w:left w:val="single" w:sz="6" w:space="0" w:color="BFBFBF"/>
              <w:bottom w:val="single" w:sz="6" w:space="0" w:color="BFBFBF"/>
              <w:right w:val="single" w:sz="6" w:space="0" w:color="BFBFBF"/>
            </w:tcBorders>
            <w:vAlign w:val="center"/>
          </w:tcPr>
          <w:p w14:paraId="5FD79F48" w14:textId="77777777" w:rsidR="00100B45" w:rsidRDefault="00000000">
            <w:pPr>
              <w:rPr>
                <w:rFonts w:ascii="Montserrat" w:hAnsi="Montserrat"/>
                <w:sz w:val="20"/>
                <w:szCs w:val="20"/>
                <w:lang w:val="en-IN"/>
              </w:rPr>
            </w:pPr>
            <w:r>
              <w:rPr>
                <w:rFonts w:ascii="Montserrat" w:hAnsi="Montserrat"/>
                <w:sz w:val="20"/>
                <w:szCs w:val="20"/>
                <w:lang w:val="en-IN"/>
              </w:rPr>
              <w:t>Grounded, Cited Answering</w:t>
            </w:r>
          </w:p>
        </w:tc>
      </w:tr>
      <w:tr w:rsidR="00100B45" w14:paraId="1D8B0C21" w14:textId="77777777">
        <w:tc>
          <w:tcPr>
            <w:tcW w:w="520" w:type="dxa"/>
            <w:tcBorders>
              <w:top w:val="single" w:sz="6" w:space="0" w:color="BFBFBF"/>
              <w:left w:val="single" w:sz="6" w:space="0" w:color="BFBFBF"/>
              <w:bottom w:val="single" w:sz="6" w:space="0" w:color="BFBFBF"/>
              <w:right w:val="single" w:sz="6" w:space="0" w:color="BFBFBF"/>
            </w:tcBorders>
            <w:vAlign w:val="center"/>
          </w:tcPr>
          <w:p w14:paraId="084803B0" w14:textId="77777777" w:rsidR="00100B45" w:rsidRDefault="00000000">
            <w:pPr>
              <w:jc w:val="center"/>
              <w:rPr>
                <w:rFonts w:ascii="Montserrat" w:hAnsi="Montserrat"/>
                <w:sz w:val="20"/>
                <w:szCs w:val="20"/>
                <w:lang w:val="en-IN"/>
              </w:rPr>
            </w:pPr>
            <w:r>
              <w:rPr>
                <w:rFonts w:ascii="Montserrat" w:hAnsi="Montserrat"/>
                <w:sz w:val="20"/>
                <w:szCs w:val="20"/>
                <w:lang w:val="en-IN"/>
              </w:rPr>
              <w:t>5</w:t>
            </w:r>
          </w:p>
        </w:tc>
        <w:tc>
          <w:tcPr>
            <w:tcW w:w="2000" w:type="dxa"/>
            <w:tcBorders>
              <w:top w:val="single" w:sz="6" w:space="0" w:color="BFBFBF"/>
              <w:left w:val="single" w:sz="6" w:space="0" w:color="BFBFBF"/>
              <w:bottom w:val="single" w:sz="6" w:space="0" w:color="BFBFBF"/>
              <w:right w:val="single" w:sz="6" w:space="0" w:color="BFBFBF"/>
            </w:tcBorders>
            <w:vAlign w:val="center"/>
          </w:tcPr>
          <w:p w14:paraId="4DC23E7E" w14:textId="77777777" w:rsidR="00100B45" w:rsidRDefault="00000000">
            <w:pPr>
              <w:rPr>
                <w:rFonts w:ascii="Montserrat" w:hAnsi="Montserrat"/>
                <w:sz w:val="20"/>
                <w:szCs w:val="20"/>
                <w:lang w:val="en-IN"/>
              </w:rPr>
            </w:pPr>
            <w:r>
              <w:rPr>
                <w:rFonts w:ascii="Montserrat" w:hAnsi="Montserrat"/>
                <w:sz w:val="20"/>
                <w:szCs w:val="20"/>
                <w:lang w:val="en-IN"/>
              </w:rPr>
              <w:t>Evaluation, Acceptance &amp; Handover</w:t>
            </w:r>
          </w:p>
        </w:tc>
        <w:tc>
          <w:tcPr>
            <w:tcW w:w="1160" w:type="dxa"/>
            <w:tcBorders>
              <w:top w:val="single" w:sz="6" w:space="0" w:color="BFBFBF"/>
              <w:left w:val="single" w:sz="6" w:space="0" w:color="BFBFBF"/>
              <w:bottom w:val="single" w:sz="6" w:space="0" w:color="BFBFBF"/>
              <w:right w:val="single" w:sz="6" w:space="0" w:color="BFBFBF"/>
            </w:tcBorders>
            <w:vAlign w:val="center"/>
          </w:tcPr>
          <w:p w14:paraId="2FE45386" w14:textId="77777777" w:rsidR="00100B45" w:rsidRDefault="00000000">
            <w:pPr>
              <w:jc w:val="center"/>
              <w:rPr>
                <w:rFonts w:ascii="Montserrat" w:hAnsi="Montserrat"/>
                <w:sz w:val="20"/>
                <w:szCs w:val="20"/>
                <w:lang w:val="en-IN"/>
              </w:rPr>
            </w:pPr>
            <w:r>
              <w:rPr>
                <w:rFonts w:ascii="Montserrat" w:hAnsi="Montserrat"/>
                <w:sz w:val="20"/>
                <w:szCs w:val="20"/>
                <w:lang w:val="en-IN"/>
              </w:rPr>
              <w:t>Weeks 18–20</w:t>
            </w:r>
          </w:p>
        </w:tc>
        <w:tc>
          <w:tcPr>
            <w:tcW w:w="3764" w:type="dxa"/>
            <w:tcBorders>
              <w:top w:val="single" w:sz="6" w:space="0" w:color="BFBFBF"/>
              <w:left w:val="single" w:sz="6" w:space="0" w:color="BFBFBF"/>
              <w:bottom w:val="single" w:sz="6" w:space="0" w:color="BFBFBF"/>
              <w:right w:val="single" w:sz="6" w:space="0" w:color="BFBFBF"/>
            </w:tcBorders>
            <w:vAlign w:val="center"/>
          </w:tcPr>
          <w:p w14:paraId="6564F6CC" w14:textId="77777777" w:rsidR="00100B45" w:rsidRDefault="00000000">
            <w:pPr>
              <w:rPr>
                <w:rFonts w:ascii="Montserrat" w:hAnsi="Montserrat"/>
                <w:sz w:val="20"/>
                <w:szCs w:val="20"/>
                <w:lang w:val="en-IN"/>
              </w:rPr>
            </w:pPr>
            <w:r>
              <w:rPr>
                <w:rFonts w:ascii="Montserrat" w:hAnsi="Montserrat"/>
                <w:sz w:val="20"/>
                <w:szCs w:val="20"/>
                <w:lang w:val="en-IN"/>
              </w:rPr>
              <w:t>Evaluation against the agreed criteria, hardening, Production deployment, user acceptance testing, documentation and knowledge transfer</w:t>
            </w:r>
          </w:p>
        </w:tc>
        <w:tc>
          <w:tcPr>
            <w:tcW w:w="1900" w:type="dxa"/>
            <w:tcBorders>
              <w:top w:val="single" w:sz="6" w:space="0" w:color="BFBFBF"/>
              <w:left w:val="single" w:sz="6" w:space="0" w:color="BFBFBF"/>
              <w:bottom w:val="single" w:sz="6" w:space="0" w:color="BFBFBF"/>
              <w:right w:val="single" w:sz="6" w:space="0" w:color="BFBFBF"/>
            </w:tcBorders>
            <w:vAlign w:val="center"/>
          </w:tcPr>
          <w:p w14:paraId="6D5CD602" w14:textId="77777777" w:rsidR="00100B45" w:rsidRDefault="00000000">
            <w:pPr>
              <w:rPr>
                <w:rFonts w:ascii="Montserrat" w:hAnsi="Montserrat"/>
                <w:sz w:val="20"/>
                <w:szCs w:val="20"/>
                <w:lang w:val="en-IN"/>
              </w:rPr>
            </w:pPr>
            <w:r>
              <w:rPr>
                <w:rFonts w:ascii="Montserrat" w:hAnsi="Montserrat"/>
                <w:sz w:val="20"/>
                <w:szCs w:val="20"/>
                <w:lang w:val="en-IN"/>
              </w:rPr>
              <w:t>Acceptance &amp; Go-Live</w:t>
            </w:r>
          </w:p>
        </w:tc>
      </w:tr>
    </w:tbl>
    <w:p w14:paraId="7A5D1C23" w14:textId="77777777" w:rsidR="00100B45" w:rsidRDefault="00100B45"/>
    <w:p w14:paraId="610D55DC"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Note: </w:t>
      </w:r>
      <w:r>
        <w:rPr>
          <w:rFonts w:ascii="Montserrat" w:hAnsi="Montserrat"/>
          <w:sz w:val="20"/>
          <w:szCs w:val="20"/>
          <w:lang w:val="en-IN"/>
        </w:rPr>
        <w:t>The phase-level activities and deliverables set out below may change based on the outcome of the Discovery &amp; Solution Architecture phase, subject to mutual agreement between the Nova and QualiZeal teams. The milestone at the end of Phase 2 has been brought forward relative to a conventional plan so that Nova subject matter experts can begin using the platform on real Nova content from Week 6, rather than waiting for the full ingestion pipeline.</w:t>
      </w:r>
    </w:p>
    <w:p w14:paraId="57A3CF88" w14:textId="77777777" w:rsidR="00100B45" w:rsidRDefault="00100B45"/>
    <w:p w14:paraId="425D82DA" w14:textId="77777777" w:rsidR="00100B45" w:rsidRDefault="00000000">
      <w:pPr>
        <w:pStyle w:val="Heading2"/>
        <w:rPr>
          <w:rStyle w:val="SubtleEmphasis"/>
          <w:i w:val="0"/>
          <w:iCs w:val="0"/>
          <w:color w:val="auto"/>
        </w:rPr>
      </w:pPr>
      <w:r>
        <w:rPr>
          <w:rStyle w:val="SubtleEmphasis"/>
          <w:i w:val="0"/>
          <w:iCs w:val="0"/>
          <w:color w:val="auto"/>
        </w:rPr>
        <w:t>Incremental Delivery Plan and Deliverable Mapping</w:t>
      </w:r>
    </w:p>
    <w:p w14:paraId="1871B4FF" w14:textId="77777777" w:rsidR="00100B45" w:rsidRDefault="00100B45"/>
    <w:p w14:paraId="5D395F45" w14:textId="77777777" w:rsidR="00100B45" w:rsidRDefault="00000000">
      <w:pPr>
        <w:pStyle w:val="Heading3"/>
        <w:rPr>
          <w:rStyle w:val="SubtleEmphasis"/>
          <w:i w:val="0"/>
          <w:iCs w:val="0"/>
          <w:color w:val="auto"/>
        </w:rPr>
      </w:pPr>
      <w:r>
        <w:rPr>
          <w:rStyle w:val="SubtleEmphasis"/>
          <w:i w:val="0"/>
          <w:iCs w:val="0"/>
          <w:color w:val="auto"/>
        </w:rPr>
        <w:t>How this plan is structured</w:t>
      </w:r>
    </w:p>
    <w:p w14:paraId="7D08C297" w14:textId="77777777" w:rsidR="00100B45" w:rsidRDefault="00100B45"/>
    <w:p w14:paraId="541E039B" w14:textId="77777777" w:rsidR="00100B45" w:rsidRDefault="00000000">
      <w:pPr>
        <w:jc w:val="both"/>
        <w:rPr>
          <w:rFonts w:ascii="Montserrat" w:hAnsi="Montserrat"/>
          <w:sz w:val="20"/>
          <w:szCs w:val="20"/>
          <w:lang w:val="en-IN"/>
        </w:rPr>
      </w:pPr>
      <w:r>
        <w:rPr>
          <w:rFonts w:ascii="Montserrat" w:hAnsi="Montserrat"/>
          <w:sz w:val="20"/>
          <w:szCs w:val="20"/>
          <w:lang w:val="en-IN"/>
        </w:rPr>
        <w:t>The five phases above define the contractual milestones. This section sets out how the work inside those phases reaches Nova, and what Nova can expect to see at each point. It is a delivery view rather than a sprint plan: the intent is that Nova never waits more than three weeks to see working software, and that every item listed in Section 2.1 has an identifiable point at which it first becomes demonstrable and a later point at which it is complete.</w:t>
      </w:r>
    </w:p>
    <w:p w14:paraId="1E7D28C1" w14:textId="77777777" w:rsidR="00100B45" w:rsidRDefault="00000000">
      <w:pPr>
        <w:jc w:val="both"/>
        <w:rPr>
          <w:rFonts w:ascii="Montserrat" w:hAnsi="Montserrat"/>
          <w:sz w:val="20"/>
          <w:szCs w:val="20"/>
          <w:lang w:val="en-IN"/>
        </w:rPr>
      </w:pPr>
      <w:r>
        <w:rPr>
          <w:rFonts w:ascii="Montserrat" w:hAnsi="Montserrat"/>
          <w:sz w:val="20"/>
          <w:szCs w:val="20"/>
          <w:lang w:val="en-IN"/>
        </w:rPr>
        <w:t>The engagement is organised into ten increments. Each increment closes with a demonstration on the Nova AWS environment using Nova content. Three principles govern the sequencing:</w:t>
      </w:r>
    </w:p>
    <w:p w14:paraId="4291269D" w14:textId="77777777" w:rsidR="00100B45" w:rsidRDefault="00000000">
      <w:pPr>
        <w:numPr>
          <w:ilvl w:val="0"/>
          <w:numId w:val="50"/>
        </w:numPr>
        <w:jc w:val="both"/>
        <w:rPr>
          <w:rFonts w:ascii="Montserrat" w:hAnsi="Montserrat"/>
          <w:sz w:val="20"/>
          <w:szCs w:val="20"/>
          <w:lang w:val="en-IN"/>
        </w:rPr>
      </w:pPr>
      <w:r>
        <w:rPr>
          <w:rFonts w:ascii="Montserrat" w:hAnsi="Montserrat"/>
          <w:b/>
          <w:bCs/>
          <w:sz w:val="20"/>
          <w:szCs w:val="20"/>
          <w:lang w:val="en-IN"/>
        </w:rPr>
        <w:t xml:space="preserve">Architecture and feasibility first. </w:t>
      </w:r>
      <w:r>
        <w:rPr>
          <w:rFonts w:ascii="Montserrat" w:hAnsi="Montserrat"/>
          <w:sz w:val="20"/>
          <w:szCs w:val="20"/>
          <w:lang w:val="en-IN"/>
        </w:rPr>
        <w:t>The first two weeks produce no software. They resolve the architecture and the four areas of technical uncertainty set out in Section 3.3.5, because decisions taken there determine the cost of everything that follows.</w:t>
      </w:r>
    </w:p>
    <w:p w14:paraId="55833F35" w14:textId="77777777" w:rsidR="00100B45" w:rsidRDefault="00000000">
      <w:pPr>
        <w:numPr>
          <w:ilvl w:val="0"/>
          <w:numId w:val="50"/>
        </w:numPr>
        <w:jc w:val="both"/>
        <w:rPr>
          <w:rFonts w:ascii="Montserrat" w:hAnsi="Montserrat"/>
          <w:sz w:val="20"/>
          <w:szCs w:val="20"/>
          <w:lang w:val="en-IN"/>
        </w:rPr>
      </w:pPr>
      <w:r>
        <w:rPr>
          <w:rFonts w:ascii="Montserrat" w:hAnsi="Montserrat"/>
          <w:b/>
          <w:bCs/>
          <w:sz w:val="20"/>
          <w:szCs w:val="20"/>
          <w:lang w:val="en-IN"/>
        </w:rPr>
        <w:t xml:space="preserve">A thin vertical slice before breadth. </w:t>
      </w:r>
      <w:r>
        <w:rPr>
          <w:rFonts w:ascii="Montserrat" w:hAnsi="Montserrat"/>
          <w:sz w:val="20"/>
          <w:szCs w:val="20"/>
          <w:lang w:val="en-IN"/>
        </w:rPr>
        <w:t>A narrow but complete path from question to cited answer is built early over a small, manually curated set of Nova documents, before the automated ingestion pipeline exists. This proves the answering path and opens the Nova feedback loop from Week 6 instead of Week 17.</w:t>
      </w:r>
    </w:p>
    <w:p w14:paraId="271CBCDB" w14:textId="77777777" w:rsidR="00100B45" w:rsidRDefault="00000000">
      <w:pPr>
        <w:numPr>
          <w:ilvl w:val="0"/>
          <w:numId w:val="50"/>
        </w:numPr>
        <w:jc w:val="both"/>
        <w:rPr>
          <w:rFonts w:ascii="Montserrat" w:hAnsi="Montserrat"/>
          <w:sz w:val="20"/>
          <w:szCs w:val="20"/>
          <w:lang w:val="en-IN"/>
        </w:rPr>
      </w:pPr>
      <w:r>
        <w:rPr>
          <w:rFonts w:ascii="Montserrat" w:hAnsi="Montserrat"/>
          <w:b/>
          <w:bCs/>
          <w:sz w:val="20"/>
          <w:szCs w:val="20"/>
          <w:lang w:val="en-IN"/>
        </w:rPr>
        <w:t xml:space="preserve">Depth added in named layers. </w:t>
      </w:r>
      <w:r>
        <w:rPr>
          <w:rFonts w:ascii="Montserrat" w:hAnsi="Montserrat"/>
          <w:sz w:val="20"/>
          <w:szCs w:val="20"/>
          <w:lang w:val="en-IN"/>
        </w:rPr>
        <w:t>Ingestion breadth, version governance, answer quality and the full experience are then layered onto that working path in sequence, each with its own demonstration.</w:t>
      </w:r>
    </w:p>
    <w:p w14:paraId="1485E6EB" w14:textId="77777777" w:rsidR="00100B45" w:rsidRDefault="00000000">
      <w:pPr>
        <w:jc w:val="both"/>
        <w:rPr>
          <w:rFonts w:ascii="Montserrat" w:hAnsi="Montserrat"/>
          <w:sz w:val="20"/>
          <w:szCs w:val="20"/>
          <w:lang w:val="en-IN"/>
        </w:rPr>
      </w:pPr>
      <w:r>
        <w:rPr>
          <w:rFonts w:ascii="Montserrat" w:hAnsi="Montserrat"/>
          <w:sz w:val="20"/>
          <w:szCs w:val="20"/>
          <w:lang w:val="en-IN"/>
        </w:rPr>
        <w:t>Increments INC-1, INC-3 and INC-5 span a phase boundary. This is deliberate: environment provisioning and identity federation are started in parallel with the closing activities of the preceding phase, and that parallelism is what makes the Week 6 trial achievable.</w:t>
      </w:r>
    </w:p>
    <w:p w14:paraId="6FF8722D" w14:textId="77777777" w:rsidR="00100B45" w:rsidRDefault="00100B45"/>
    <w:p w14:paraId="29411A04" w14:textId="77777777" w:rsidR="00100B45" w:rsidRDefault="00000000">
      <w:pPr>
        <w:pStyle w:val="Heading3"/>
        <w:rPr>
          <w:rStyle w:val="SubtleEmphasis"/>
          <w:i w:val="0"/>
          <w:iCs w:val="0"/>
          <w:color w:val="auto"/>
        </w:rPr>
      </w:pPr>
      <w:r>
        <w:rPr>
          <w:rStyle w:val="SubtleEmphasis"/>
          <w:i w:val="0"/>
          <w:iCs w:val="0"/>
          <w:color w:val="auto"/>
        </w:rPr>
        <w:t>Increment ladder and demonstration cadence</w:t>
      </w:r>
    </w:p>
    <w:p w14:paraId="418FD40F" w14:textId="77777777" w:rsidR="00100B45" w:rsidRDefault="00100B45"/>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1470"/>
        <w:gridCol w:w="758"/>
        <w:gridCol w:w="697"/>
        <w:gridCol w:w="4144"/>
        <w:gridCol w:w="2275"/>
      </w:tblGrid>
      <w:tr w:rsidR="00100B45" w14:paraId="4FF2316A" w14:textId="77777777">
        <w:trPr>
          <w:tblHeader/>
        </w:trPr>
        <w:tc>
          <w:tcPr>
            <w:tcW w:w="142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45C71DAA" w14:textId="77777777" w:rsidR="00100B45" w:rsidRDefault="00000000">
            <w:pPr>
              <w:rPr>
                <w:rFonts w:ascii="Montserrat" w:hAnsi="Montserrat"/>
                <w:sz w:val="20"/>
                <w:szCs w:val="20"/>
                <w:lang w:val="en-IN"/>
              </w:rPr>
            </w:pPr>
            <w:r>
              <w:rPr>
                <w:rFonts w:ascii="Montserrat" w:hAnsi="Montserrat"/>
                <w:b/>
                <w:bCs/>
                <w:sz w:val="20"/>
                <w:szCs w:val="20"/>
                <w:lang w:val="en-IN"/>
              </w:rPr>
              <w:lastRenderedPageBreak/>
              <w:t>Ref</w:t>
            </w:r>
          </w:p>
        </w:tc>
        <w:tc>
          <w:tcPr>
            <w:tcW w:w="76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02C9D0E9" w14:textId="77777777" w:rsidR="00100B45" w:rsidRDefault="00000000">
            <w:pPr>
              <w:jc w:val="center"/>
              <w:rPr>
                <w:rFonts w:ascii="Montserrat" w:hAnsi="Montserrat"/>
                <w:sz w:val="20"/>
                <w:szCs w:val="20"/>
                <w:lang w:val="en-IN"/>
              </w:rPr>
            </w:pPr>
            <w:r>
              <w:rPr>
                <w:rFonts w:ascii="Montserrat" w:hAnsi="Montserrat"/>
                <w:b/>
                <w:bCs/>
                <w:sz w:val="20"/>
                <w:szCs w:val="20"/>
                <w:lang w:val="en-IN"/>
              </w:rPr>
              <w:t>Wks</w:t>
            </w:r>
          </w:p>
        </w:tc>
        <w:tc>
          <w:tcPr>
            <w:tcW w:w="7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13603F6F" w14:textId="77777777" w:rsidR="00100B45" w:rsidRDefault="00000000">
            <w:pPr>
              <w:jc w:val="center"/>
              <w:rPr>
                <w:rFonts w:ascii="Montserrat" w:hAnsi="Montserrat"/>
                <w:sz w:val="20"/>
                <w:szCs w:val="20"/>
                <w:lang w:val="en-IN"/>
              </w:rPr>
            </w:pPr>
            <w:r>
              <w:rPr>
                <w:rFonts w:ascii="Montserrat" w:hAnsi="Montserrat"/>
                <w:b/>
                <w:bCs/>
                <w:sz w:val="20"/>
                <w:szCs w:val="20"/>
                <w:lang w:val="en-IN"/>
              </w:rPr>
              <w:t>Ph.</w:t>
            </w:r>
          </w:p>
        </w:tc>
        <w:tc>
          <w:tcPr>
            <w:tcW w:w="41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E6E2F0F" w14:textId="77777777" w:rsidR="00100B45" w:rsidRDefault="00000000">
            <w:pPr>
              <w:rPr>
                <w:rFonts w:ascii="Montserrat" w:hAnsi="Montserrat"/>
                <w:sz w:val="20"/>
                <w:szCs w:val="20"/>
                <w:lang w:val="en-IN"/>
              </w:rPr>
            </w:pPr>
            <w:r>
              <w:rPr>
                <w:rFonts w:ascii="Montserrat" w:hAnsi="Montserrat"/>
                <w:b/>
                <w:bCs/>
                <w:sz w:val="20"/>
                <w:szCs w:val="20"/>
                <w:lang w:val="en-IN"/>
              </w:rPr>
              <w:t>What Nova sees at the close of the increment</w:t>
            </w:r>
          </w:p>
        </w:tc>
        <w:tc>
          <w:tcPr>
            <w:tcW w:w="2284"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141049F6" w14:textId="77777777" w:rsidR="00100B45" w:rsidRDefault="00000000">
            <w:pPr>
              <w:rPr>
                <w:rFonts w:ascii="Montserrat" w:hAnsi="Montserrat"/>
                <w:sz w:val="20"/>
                <w:szCs w:val="20"/>
                <w:lang w:val="en-IN"/>
              </w:rPr>
            </w:pPr>
            <w:r>
              <w:rPr>
                <w:rFonts w:ascii="Montserrat" w:hAnsi="Montserrat"/>
                <w:b/>
                <w:bCs/>
                <w:sz w:val="20"/>
                <w:szCs w:val="20"/>
                <w:lang w:val="en-IN"/>
              </w:rPr>
              <w:t>Nova involvement required</w:t>
            </w:r>
          </w:p>
        </w:tc>
      </w:tr>
      <w:tr w:rsidR="00100B45" w14:paraId="081233E8"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195EA18D" w14:textId="77777777" w:rsidR="00100B45" w:rsidRDefault="00000000">
            <w:pPr>
              <w:rPr>
                <w:rFonts w:ascii="Montserrat" w:hAnsi="Montserrat"/>
                <w:sz w:val="20"/>
                <w:szCs w:val="20"/>
                <w:lang w:val="en-IN"/>
              </w:rPr>
            </w:pPr>
            <w:r>
              <w:rPr>
                <w:rFonts w:ascii="Montserrat" w:hAnsi="Montserrat"/>
                <w:sz w:val="20"/>
                <w:szCs w:val="20"/>
                <w:lang w:val="en-IN"/>
              </w:rPr>
              <w:t>INC-0</w:t>
            </w:r>
          </w:p>
          <w:p w14:paraId="5E68633B" w14:textId="77777777" w:rsidR="00100B45" w:rsidRDefault="00000000">
            <w:pPr>
              <w:rPr>
                <w:rFonts w:ascii="Montserrat" w:hAnsi="Montserrat"/>
                <w:sz w:val="20"/>
                <w:szCs w:val="20"/>
                <w:lang w:val="en-IN"/>
              </w:rPr>
            </w:pPr>
            <w:r>
              <w:rPr>
                <w:rFonts w:ascii="Montserrat" w:hAnsi="Montserrat"/>
                <w:sz w:val="20"/>
                <w:szCs w:val="20"/>
                <w:lang w:val="en-IN"/>
              </w:rPr>
              <w:t>Architecture &amp; Feasibility</w:t>
            </w:r>
          </w:p>
        </w:tc>
        <w:tc>
          <w:tcPr>
            <w:tcW w:w="760" w:type="dxa"/>
            <w:tcBorders>
              <w:top w:val="single" w:sz="6" w:space="0" w:color="BFBFBF"/>
              <w:left w:val="single" w:sz="6" w:space="0" w:color="BFBFBF"/>
              <w:bottom w:val="single" w:sz="6" w:space="0" w:color="BFBFBF"/>
              <w:right w:val="single" w:sz="6" w:space="0" w:color="BFBFBF"/>
            </w:tcBorders>
            <w:vAlign w:val="center"/>
          </w:tcPr>
          <w:p w14:paraId="65B3B36F" w14:textId="77777777" w:rsidR="00100B45" w:rsidRDefault="00000000">
            <w:pPr>
              <w:jc w:val="center"/>
              <w:rPr>
                <w:rFonts w:ascii="Montserrat" w:hAnsi="Montserrat"/>
                <w:sz w:val="20"/>
                <w:szCs w:val="20"/>
                <w:lang w:val="en-IN"/>
              </w:rPr>
            </w:pPr>
            <w:r>
              <w:rPr>
                <w:rFonts w:ascii="Montserrat" w:hAnsi="Montserrat"/>
                <w:sz w:val="20"/>
                <w:szCs w:val="20"/>
                <w:lang w:val="en-IN"/>
              </w:rPr>
              <w:t>W1–2</w:t>
            </w:r>
          </w:p>
        </w:tc>
        <w:tc>
          <w:tcPr>
            <w:tcW w:w="700" w:type="dxa"/>
            <w:tcBorders>
              <w:top w:val="single" w:sz="6" w:space="0" w:color="BFBFBF"/>
              <w:left w:val="single" w:sz="6" w:space="0" w:color="BFBFBF"/>
              <w:bottom w:val="single" w:sz="6" w:space="0" w:color="BFBFBF"/>
              <w:right w:val="single" w:sz="6" w:space="0" w:color="BFBFBF"/>
            </w:tcBorders>
            <w:vAlign w:val="center"/>
          </w:tcPr>
          <w:p w14:paraId="39F7A3D5" w14:textId="77777777" w:rsidR="00100B45" w:rsidRDefault="00000000">
            <w:pPr>
              <w:jc w:val="center"/>
              <w:rPr>
                <w:rFonts w:ascii="Montserrat" w:hAnsi="Montserrat"/>
                <w:sz w:val="20"/>
                <w:szCs w:val="20"/>
                <w:lang w:val="en-IN"/>
              </w:rPr>
            </w:pPr>
            <w:r>
              <w:rPr>
                <w:rFonts w:ascii="Montserrat" w:hAnsi="Montserrat"/>
                <w:sz w:val="20"/>
                <w:szCs w:val="20"/>
                <w:lang w:val="en-IN"/>
              </w:rPr>
              <w:t>1</w:t>
            </w:r>
          </w:p>
        </w:tc>
        <w:tc>
          <w:tcPr>
            <w:tcW w:w="4180" w:type="dxa"/>
            <w:tcBorders>
              <w:top w:val="single" w:sz="6" w:space="0" w:color="BFBFBF"/>
              <w:left w:val="single" w:sz="6" w:space="0" w:color="BFBFBF"/>
              <w:bottom w:val="single" w:sz="6" w:space="0" w:color="BFBFBF"/>
              <w:right w:val="single" w:sz="6" w:space="0" w:color="BFBFBF"/>
            </w:tcBorders>
            <w:vAlign w:val="center"/>
          </w:tcPr>
          <w:p w14:paraId="6C54FB8B" w14:textId="77777777" w:rsidR="00100B45" w:rsidRDefault="00000000">
            <w:pPr>
              <w:rPr>
                <w:rFonts w:ascii="Montserrat" w:hAnsi="Montserrat"/>
                <w:sz w:val="20"/>
                <w:szCs w:val="20"/>
                <w:lang w:val="en-IN"/>
              </w:rPr>
            </w:pPr>
            <w:r>
              <w:rPr>
                <w:rFonts w:ascii="Montserrat" w:hAnsi="Montserrat"/>
                <w:sz w:val="20"/>
                <w:szCs w:val="20"/>
                <w:lang w:val="en-IN"/>
              </w:rPr>
              <w:t>Walkthrough session, no software. Target architecture and environment topology; draft metadata and version rule set; query complexity bands defined; multimodal handling boundary proposed; evaluation and acceptance approach; findings from the four complexity spikes.</w:t>
            </w:r>
          </w:p>
        </w:tc>
        <w:tc>
          <w:tcPr>
            <w:tcW w:w="2284" w:type="dxa"/>
            <w:tcBorders>
              <w:top w:val="single" w:sz="6" w:space="0" w:color="BFBFBF"/>
              <w:left w:val="single" w:sz="6" w:space="0" w:color="BFBFBF"/>
              <w:bottom w:val="single" w:sz="6" w:space="0" w:color="BFBFBF"/>
              <w:right w:val="single" w:sz="6" w:space="0" w:color="BFBFBF"/>
            </w:tcBorders>
            <w:vAlign w:val="center"/>
          </w:tcPr>
          <w:p w14:paraId="1342E32F" w14:textId="77777777" w:rsidR="00100B45" w:rsidRDefault="00000000">
            <w:pPr>
              <w:rPr>
                <w:rFonts w:ascii="Montserrat" w:hAnsi="Montserrat"/>
                <w:sz w:val="20"/>
                <w:szCs w:val="20"/>
                <w:lang w:val="en-IN"/>
              </w:rPr>
            </w:pPr>
            <w:r>
              <w:rPr>
                <w:rFonts w:ascii="Montserrat" w:hAnsi="Montserrat"/>
                <w:sz w:val="20"/>
                <w:szCs w:val="20"/>
                <w:lang w:val="en-IN"/>
              </w:rPr>
              <w:t>Architecture and security review participants; sample documents for each document type in scope</w:t>
            </w:r>
          </w:p>
        </w:tc>
      </w:tr>
      <w:tr w:rsidR="00100B45" w14:paraId="0A1C38AB"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3D5DF6BD" w14:textId="77777777" w:rsidR="00100B45" w:rsidRDefault="00000000">
            <w:pPr>
              <w:rPr>
                <w:rFonts w:ascii="Montserrat" w:hAnsi="Montserrat"/>
                <w:sz w:val="20"/>
                <w:szCs w:val="20"/>
                <w:lang w:val="en-IN"/>
              </w:rPr>
            </w:pPr>
            <w:r>
              <w:rPr>
                <w:rFonts w:ascii="Montserrat" w:hAnsi="Montserrat"/>
                <w:sz w:val="20"/>
                <w:szCs w:val="20"/>
                <w:lang w:val="en-IN"/>
              </w:rPr>
              <w:t>INC-1</w:t>
            </w:r>
          </w:p>
          <w:p w14:paraId="58CF97FC" w14:textId="77777777" w:rsidR="00100B45" w:rsidRDefault="00000000">
            <w:pPr>
              <w:rPr>
                <w:rFonts w:ascii="Montserrat" w:hAnsi="Montserrat"/>
                <w:sz w:val="20"/>
                <w:szCs w:val="20"/>
                <w:lang w:val="en-IN"/>
              </w:rPr>
            </w:pPr>
            <w:r>
              <w:rPr>
                <w:rFonts w:ascii="Montserrat" w:hAnsi="Montserrat"/>
                <w:sz w:val="20"/>
                <w:szCs w:val="20"/>
                <w:lang w:val="en-IN"/>
              </w:rPr>
              <w:t>Environment &amp; Application Foundation</w:t>
            </w:r>
          </w:p>
        </w:tc>
        <w:tc>
          <w:tcPr>
            <w:tcW w:w="760" w:type="dxa"/>
            <w:tcBorders>
              <w:top w:val="single" w:sz="6" w:space="0" w:color="BFBFBF"/>
              <w:left w:val="single" w:sz="6" w:space="0" w:color="BFBFBF"/>
              <w:bottom w:val="single" w:sz="6" w:space="0" w:color="BFBFBF"/>
              <w:right w:val="single" w:sz="6" w:space="0" w:color="BFBFBF"/>
            </w:tcBorders>
            <w:vAlign w:val="center"/>
          </w:tcPr>
          <w:p w14:paraId="2F068AE5" w14:textId="77777777" w:rsidR="00100B45" w:rsidRDefault="00000000">
            <w:pPr>
              <w:jc w:val="center"/>
              <w:rPr>
                <w:rFonts w:ascii="Montserrat" w:hAnsi="Montserrat"/>
                <w:sz w:val="20"/>
                <w:szCs w:val="20"/>
                <w:lang w:val="en-IN"/>
              </w:rPr>
            </w:pPr>
            <w:r>
              <w:rPr>
                <w:rFonts w:ascii="Montserrat" w:hAnsi="Montserrat"/>
                <w:sz w:val="20"/>
                <w:szCs w:val="20"/>
                <w:lang w:val="en-IN"/>
              </w:rPr>
              <w:t>W3–4</w:t>
            </w:r>
          </w:p>
        </w:tc>
        <w:tc>
          <w:tcPr>
            <w:tcW w:w="700" w:type="dxa"/>
            <w:tcBorders>
              <w:top w:val="single" w:sz="6" w:space="0" w:color="BFBFBF"/>
              <w:left w:val="single" w:sz="6" w:space="0" w:color="BFBFBF"/>
              <w:bottom w:val="single" w:sz="6" w:space="0" w:color="BFBFBF"/>
              <w:right w:val="single" w:sz="6" w:space="0" w:color="BFBFBF"/>
            </w:tcBorders>
            <w:vAlign w:val="center"/>
          </w:tcPr>
          <w:p w14:paraId="290B3FB2" w14:textId="77777777" w:rsidR="00100B45" w:rsidRDefault="00000000">
            <w:pPr>
              <w:jc w:val="center"/>
              <w:rPr>
                <w:rFonts w:ascii="Montserrat" w:hAnsi="Montserrat"/>
                <w:sz w:val="20"/>
                <w:szCs w:val="20"/>
                <w:lang w:val="en-IN"/>
              </w:rPr>
            </w:pPr>
            <w:r>
              <w:rPr>
                <w:rFonts w:ascii="Montserrat" w:hAnsi="Montserrat"/>
                <w:sz w:val="20"/>
                <w:szCs w:val="20"/>
                <w:lang w:val="en-IN"/>
              </w:rPr>
              <w:t>1–2</w:t>
            </w:r>
          </w:p>
        </w:tc>
        <w:tc>
          <w:tcPr>
            <w:tcW w:w="4180" w:type="dxa"/>
            <w:tcBorders>
              <w:top w:val="single" w:sz="6" w:space="0" w:color="BFBFBF"/>
              <w:left w:val="single" w:sz="6" w:space="0" w:color="BFBFBF"/>
              <w:bottom w:val="single" w:sz="6" w:space="0" w:color="BFBFBF"/>
              <w:right w:val="single" w:sz="6" w:space="0" w:color="BFBFBF"/>
            </w:tcBorders>
            <w:vAlign w:val="center"/>
          </w:tcPr>
          <w:p w14:paraId="2F975499" w14:textId="77777777" w:rsidR="00100B45" w:rsidRDefault="00000000">
            <w:pPr>
              <w:rPr>
                <w:rFonts w:ascii="Montserrat" w:hAnsi="Montserrat"/>
                <w:sz w:val="20"/>
                <w:szCs w:val="20"/>
                <w:lang w:val="en-IN"/>
              </w:rPr>
            </w:pPr>
            <w:r>
              <w:rPr>
                <w:rFonts w:ascii="Montserrat" w:hAnsi="Montserrat"/>
                <w:sz w:val="20"/>
                <w:szCs w:val="20"/>
                <w:lang w:val="en-IN"/>
              </w:rPr>
              <w:t>Development environment provisioned through Terraform in the Nova AWS account; CI/CD pipeline running from the Nova-owned repository; API service and Nova-branded application shell deployed; OpenTelemetry traces visible end to end.</w:t>
            </w:r>
          </w:p>
        </w:tc>
        <w:tc>
          <w:tcPr>
            <w:tcW w:w="2284" w:type="dxa"/>
            <w:tcBorders>
              <w:top w:val="single" w:sz="6" w:space="0" w:color="BFBFBF"/>
              <w:left w:val="single" w:sz="6" w:space="0" w:color="BFBFBF"/>
              <w:bottom w:val="single" w:sz="6" w:space="0" w:color="BFBFBF"/>
              <w:right w:val="single" w:sz="6" w:space="0" w:color="BFBFBF"/>
            </w:tcBorders>
            <w:vAlign w:val="center"/>
          </w:tcPr>
          <w:p w14:paraId="5B954F9E" w14:textId="77777777" w:rsidR="00100B45" w:rsidRDefault="00000000">
            <w:pPr>
              <w:rPr>
                <w:rFonts w:ascii="Montserrat" w:hAnsi="Montserrat"/>
                <w:sz w:val="20"/>
                <w:szCs w:val="20"/>
                <w:lang w:val="en-IN"/>
              </w:rPr>
            </w:pPr>
            <w:r>
              <w:rPr>
                <w:rFonts w:ascii="Montserrat" w:hAnsi="Montserrat"/>
                <w:sz w:val="20"/>
                <w:szCs w:val="20"/>
                <w:lang w:val="en-IN"/>
              </w:rPr>
              <w:t>AWS and repository access confirmed; Amazon Bedrock model access enabled in the agreed region</w:t>
            </w:r>
          </w:p>
        </w:tc>
      </w:tr>
      <w:tr w:rsidR="00100B45" w14:paraId="1F709807"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77B6AA8B" w14:textId="77777777" w:rsidR="00100B45" w:rsidRDefault="00000000">
            <w:pPr>
              <w:rPr>
                <w:rFonts w:ascii="Montserrat" w:hAnsi="Montserrat"/>
                <w:sz w:val="20"/>
                <w:szCs w:val="20"/>
                <w:lang w:val="en-IN"/>
              </w:rPr>
            </w:pPr>
            <w:r>
              <w:rPr>
                <w:rFonts w:ascii="Montserrat" w:hAnsi="Montserrat"/>
                <w:sz w:val="20"/>
                <w:szCs w:val="20"/>
                <w:lang w:val="en-IN"/>
              </w:rPr>
              <w:t>INC-2</w:t>
            </w:r>
          </w:p>
          <w:p w14:paraId="35B9A011" w14:textId="77777777" w:rsidR="00100B45" w:rsidRDefault="00000000">
            <w:pPr>
              <w:rPr>
                <w:rFonts w:ascii="Montserrat" w:hAnsi="Montserrat"/>
                <w:sz w:val="20"/>
                <w:szCs w:val="20"/>
                <w:lang w:val="en-IN"/>
              </w:rPr>
            </w:pPr>
            <w:r>
              <w:rPr>
                <w:rFonts w:ascii="Montserrat" w:hAnsi="Montserrat"/>
                <w:sz w:val="20"/>
                <w:szCs w:val="20"/>
                <w:lang w:val="en-IN"/>
              </w:rPr>
              <w:t>Seed Corpus Trial</w:t>
            </w:r>
          </w:p>
        </w:tc>
        <w:tc>
          <w:tcPr>
            <w:tcW w:w="760" w:type="dxa"/>
            <w:tcBorders>
              <w:top w:val="single" w:sz="6" w:space="0" w:color="BFBFBF"/>
              <w:left w:val="single" w:sz="6" w:space="0" w:color="BFBFBF"/>
              <w:bottom w:val="single" w:sz="6" w:space="0" w:color="BFBFBF"/>
              <w:right w:val="single" w:sz="6" w:space="0" w:color="BFBFBF"/>
            </w:tcBorders>
            <w:vAlign w:val="center"/>
          </w:tcPr>
          <w:p w14:paraId="2D3E7289" w14:textId="77777777" w:rsidR="00100B45" w:rsidRDefault="00000000">
            <w:pPr>
              <w:jc w:val="center"/>
              <w:rPr>
                <w:rFonts w:ascii="Montserrat" w:hAnsi="Montserrat"/>
                <w:sz w:val="20"/>
                <w:szCs w:val="20"/>
                <w:lang w:val="en-IN"/>
              </w:rPr>
            </w:pPr>
            <w:r>
              <w:rPr>
                <w:rFonts w:ascii="Montserrat" w:hAnsi="Montserrat"/>
                <w:sz w:val="20"/>
                <w:szCs w:val="20"/>
                <w:lang w:val="en-IN"/>
              </w:rPr>
              <w:t>W5–6</w:t>
            </w:r>
          </w:p>
        </w:tc>
        <w:tc>
          <w:tcPr>
            <w:tcW w:w="700" w:type="dxa"/>
            <w:tcBorders>
              <w:top w:val="single" w:sz="6" w:space="0" w:color="BFBFBF"/>
              <w:left w:val="single" w:sz="6" w:space="0" w:color="BFBFBF"/>
              <w:bottom w:val="single" w:sz="6" w:space="0" w:color="BFBFBF"/>
              <w:right w:val="single" w:sz="6" w:space="0" w:color="BFBFBF"/>
            </w:tcBorders>
            <w:vAlign w:val="center"/>
          </w:tcPr>
          <w:p w14:paraId="4FBCBAC0" w14:textId="77777777" w:rsidR="00100B45" w:rsidRDefault="00000000">
            <w:pPr>
              <w:jc w:val="center"/>
              <w:rPr>
                <w:rFonts w:ascii="Montserrat" w:hAnsi="Montserrat"/>
                <w:sz w:val="20"/>
                <w:szCs w:val="20"/>
                <w:lang w:val="en-IN"/>
              </w:rPr>
            </w:pPr>
            <w:r>
              <w:rPr>
                <w:rFonts w:ascii="Montserrat" w:hAnsi="Montserrat"/>
                <w:sz w:val="20"/>
                <w:szCs w:val="20"/>
                <w:lang w:val="en-IN"/>
              </w:rPr>
              <w:t>2</w:t>
            </w:r>
          </w:p>
        </w:tc>
        <w:tc>
          <w:tcPr>
            <w:tcW w:w="4180" w:type="dxa"/>
            <w:tcBorders>
              <w:top w:val="single" w:sz="6" w:space="0" w:color="BFBFBF"/>
              <w:left w:val="single" w:sz="6" w:space="0" w:color="BFBFBF"/>
              <w:bottom w:val="single" w:sz="6" w:space="0" w:color="BFBFBF"/>
              <w:right w:val="single" w:sz="6" w:space="0" w:color="BFBFBF"/>
            </w:tcBorders>
            <w:vAlign w:val="center"/>
          </w:tcPr>
          <w:p w14:paraId="16552E72" w14:textId="77777777" w:rsidR="00100B45" w:rsidRDefault="00000000">
            <w:pPr>
              <w:rPr>
                <w:rFonts w:ascii="Montserrat" w:hAnsi="Montserrat"/>
                <w:sz w:val="20"/>
                <w:szCs w:val="20"/>
                <w:lang w:val="en-IN"/>
              </w:rPr>
            </w:pPr>
            <w:r>
              <w:rPr>
                <w:rFonts w:ascii="Montserrat" w:hAnsi="Montserrat"/>
                <w:sz w:val="20"/>
                <w:szCs w:val="20"/>
                <w:lang w:val="en-IN"/>
              </w:rPr>
              <w:t>First working question-to-answer path. A curated seed set of approved Nova documents is loaded, indexed and queryable. Answers return with source citations resolving to the correct document and section. Nominated Nova subject matter experts are given hands-on access and the feedback loop opens.</w:t>
            </w:r>
          </w:p>
        </w:tc>
        <w:tc>
          <w:tcPr>
            <w:tcW w:w="2284" w:type="dxa"/>
            <w:tcBorders>
              <w:top w:val="single" w:sz="6" w:space="0" w:color="BFBFBF"/>
              <w:left w:val="single" w:sz="6" w:space="0" w:color="BFBFBF"/>
              <w:bottom w:val="single" w:sz="6" w:space="0" w:color="BFBFBF"/>
              <w:right w:val="single" w:sz="6" w:space="0" w:color="BFBFBF"/>
            </w:tcBorders>
            <w:vAlign w:val="center"/>
          </w:tcPr>
          <w:p w14:paraId="5CE384F5" w14:textId="77777777" w:rsidR="00100B45" w:rsidRDefault="00000000">
            <w:pPr>
              <w:rPr>
                <w:rFonts w:ascii="Montserrat" w:hAnsi="Montserrat"/>
                <w:sz w:val="20"/>
                <w:szCs w:val="20"/>
                <w:lang w:val="en-IN"/>
              </w:rPr>
            </w:pPr>
            <w:r>
              <w:rPr>
                <w:rFonts w:ascii="Montserrat" w:hAnsi="Montserrat"/>
                <w:sz w:val="20"/>
                <w:szCs w:val="20"/>
                <w:lang w:val="en-IN"/>
              </w:rPr>
              <w:t>Seed document set approved for use; 3 to 5 subject matter experts nominated for hands-on trial and structured feedback</w:t>
            </w:r>
          </w:p>
        </w:tc>
      </w:tr>
      <w:tr w:rsidR="00100B45" w14:paraId="3ADC672E"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3D850309" w14:textId="77777777" w:rsidR="00100B45" w:rsidRDefault="00000000">
            <w:pPr>
              <w:rPr>
                <w:rFonts w:ascii="Montserrat" w:hAnsi="Montserrat"/>
                <w:sz w:val="20"/>
                <w:szCs w:val="20"/>
                <w:lang w:val="en-IN"/>
              </w:rPr>
            </w:pPr>
            <w:r>
              <w:rPr>
                <w:rFonts w:ascii="Montserrat" w:hAnsi="Montserrat"/>
                <w:sz w:val="20"/>
                <w:szCs w:val="20"/>
                <w:lang w:val="en-IN"/>
              </w:rPr>
              <w:t>INC-3</w:t>
            </w:r>
          </w:p>
          <w:p w14:paraId="32D2367A" w14:textId="77777777" w:rsidR="00100B45" w:rsidRDefault="00000000">
            <w:pPr>
              <w:rPr>
                <w:rFonts w:ascii="Montserrat" w:hAnsi="Montserrat"/>
                <w:sz w:val="20"/>
                <w:szCs w:val="20"/>
                <w:lang w:val="en-IN"/>
              </w:rPr>
            </w:pPr>
            <w:r>
              <w:rPr>
                <w:rFonts w:ascii="Montserrat" w:hAnsi="Montserrat"/>
                <w:sz w:val="20"/>
                <w:szCs w:val="20"/>
                <w:lang w:val="en-IN"/>
              </w:rPr>
              <w:t>Identity &amp; Role Enforcement</w:t>
            </w:r>
          </w:p>
        </w:tc>
        <w:tc>
          <w:tcPr>
            <w:tcW w:w="760" w:type="dxa"/>
            <w:tcBorders>
              <w:top w:val="single" w:sz="6" w:space="0" w:color="BFBFBF"/>
              <w:left w:val="single" w:sz="6" w:space="0" w:color="BFBFBF"/>
              <w:bottom w:val="single" w:sz="6" w:space="0" w:color="BFBFBF"/>
              <w:right w:val="single" w:sz="6" w:space="0" w:color="BFBFBF"/>
            </w:tcBorders>
            <w:vAlign w:val="center"/>
          </w:tcPr>
          <w:p w14:paraId="4580C7BA" w14:textId="77777777" w:rsidR="00100B45" w:rsidRDefault="00000000">
            <w:pPr>
              <w:jc w:val="center"/>
              <w:rPr>
                <w:rFonts w:ascii="Montserrat" w:hAnsi="Montserrat"/>
                <w:sz w:val="20"/>
                <w:szCs w:val="20"/>
                <w:lang w:val="en-IN"/>
              </w:rPr>
            </w:pPr>
            <w:r>
              <w:rPr>
                <w:rFonts w:ascii="Montserrat" w:hAnsi="Montserrat"/>
                <w:sz w:val="20"/>
                <w:szCs w:val="20"/>
                <w:lang w:val="en-IN"/>
              </w:rPr>
              <w:t>W7–8</w:t>
            </w:r>
          </w:p>
        </w:tc>
        <w:tc>
          <w:tcPr>
            <w:tcW w:w="700" w:type="dxa"/>
            <w:tcBorders>
              <w:top w:val="single" w:sz="6" w:space="0" w:color="BFBFBF"/>
              <w:left w:val="single" w:sz="6" w:space="0" w:color="BFBFBF"/>
              <w:bottom w:val="single" w:sz="6" w:space="0" w:color="BFBFBF"/>
              <w:right w:val="single" w:sz="6" w:space="0" w:color="BFBFBF"/>
            </w:tcBorders>
            <w:vAlign w:val="center"/>
          </w:tcPr>
          <w:p w14:paraId="787B0980" w14:textId="77777777" w:rsidR="00100B45" w:rsidRDefault="00000000">
            <w:pPr>
              <w:jc w:val="center"/>
              <w:rPr>
                <w:rFonts w:ascii="Montserrat" w:hAnsi="Montserrat"/>
                <w:sz w:val="20"/>
                <w:szCs w:val="20"/>
                <w:lang w:val="en-IN"/>
              </w:rPr>
            </w:pPr>
            <w:r>
              <w:rPr>
                <w:rFonts w:ascii="Montserrat" w:hAnsi="Montserrat"/>
                <w:sz w:val="20"/>
                <w:szCs w:val="20"/>
                <w:lang w:val="en-IN"/>
              </w:rPr>
              <w:t>2–3</w:t>
            </w:r>
          </w:p>
        </w:tc>
        <w:tc>
          <w:tcPr>
            <w:tcW w:w="4180" w:type="dxa"/>
            <w:tcBorders>
              <w:top w:val="single" w:sz="6" w:space="0" w:color="BFBFBF"/>
              <w:left w:val="single" w:sz="6" w:space="0" w:color="BFBFBF"/>
              <w:bottom w:val="single" w:sz="6" w:space="0" w:color="BFBFBF"/>
              <w:right w:val="single" w:sz="6" w:space="0" w:color="BFBFBF"/>
            </w:tcBorders>
            <w:vAlign w:val="center"/>
          </w:tcPr>
          <w:p w14:paraId="23287906" w14:textId="77777777" w:rsidR="00100B45" w:rsidRDefault="00000000">
            <w:pPr>
              <w:rPr>
                <w:rFonts w:ascii="Montserrat" w:hAnsi="Montserrat"/>
                <w:sz w:val="20"/>
                <w:szCs w:val="20"/>
                <w:lang w:val="en-IN"/>
              </w:rPr>
            </w:pPr>
            <w:r>
              <w:rPr>
                <w:rFonts w:ascii="Montserrat" w:hAnsi="Montserrat"/>
                <w:sz w:val="20"/>
                <w:szCs w:val="20"/>
                <w:lang w:val="en-IN"/>
              </w:rPr>
              <w:t>Microsoft Entra ID sign-in federated through Amazon Cognito; user, curator and administrator roles resolved from Entra ID groups and enforced on the API; the seed corpus trial moves behind real Nova identity with role-based navigation.</w:t>
            </w:r>
          </w:p>
        </w:tc>
        <w:tc>
          <w:tcPr>
            <w:tcW w:w="2284" w:type="dxa"/>
            <w:tcBorders>
              <w:top w:val="single" w:sz="6" w:space="0" w:color="BFBFBF"/>
              <w:left w:val="single" w:sz="6" w:space="0" w:color="BFBFBF"/>
              <w:bottom w:val="single" w:sz="6" w:space="0" w:color="BFBFBF"/>
              <w:right w:val="single" w:sz="6" w:space="0" w:color="BFBFBF"/>
            </w:tcBorders>
            <w:vAlign w:val="center"/>
          </w:tcPr>
          <w:p w14:paraId="62B7A907" w14:textId="77777777" w:rsidR="00100B45" w:rsidRDefault="00000000">
            <w:pPr>
              <w:rPr>
                <w:rFonts w:ascii="Montserrat" w:hAnsi="Montserrat"/>
                <w:sz w:val="20"/>
                <w:szCs w:val="20"/>
                <w:lang w:val="en-IN"/>
              </w:rPr>
            </w:pPr>
            <w:r>
              <w:rPr>
                <w:rFonts w:ascii="Montserrat" w:hAnsi="Montserrat"/>
                <w:sz w:val="20"/>
                <w:szCs w:val="20"/>
                <w:lang w:val="en-IN"/>
              </w:rPr>
              <w:t>Entra ID application registration, group definitions and federation approvals; test accounts for each of the three roles</w:t>
            </w:r>
          </w:p>
        </w:tc>
      </w:tr>
      <w:tr w:rsidR="00100B45" w14:paraId="53FD34EA"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346F304B" w14:textId="77777777" w:rsidR="00100B45" w:rsidRDefault="00000000">
            <w:pPr>
              <w:rPr>
                <w:rFonts w:ascii="Montserrat" w:hAnsi="Montserrat"/>
                <w:sz w:val="20"/>
                <w:szCs w:val="20"/>
                <w:lang w:val="en-IN"/>
              </w:rPr>
            </w:pPr>
            <w:r>
              <w:rPr>
                <w:rFonts w:ascii="Montserrat" w:hAnsi="Montserrat"/>
                <w:sz w:val="20"/>
                <w:szCs w:val="20"/>
                <w:lang w:val="en-IN"/>
              </w:rPr>
              <w:t>INC-4</w:t>
            </w:r>
          </w:p>
          <w:p w14:paraId="289C8C42" w14:textId="77777777" w:rsidR="00100B45" w:rsidRDefault="00000000">
            <w:pPr>
              <w:rPr>
                <w:rFonts w:ascii="Montserrat" w:hAnsi="Montserrat"/>
                <w:sz w:val="20"/>
                <w:szCs w:val="20"/>
                <w:lang w:val="en-IN"/>
              </w:rPr>
            </w:pPr>
            <w:r>
              <w:rPr>
                <w:rFonts w:ascii="Montserrat" w:hAnsi="Montserrat"/>
                <w:sz w:val="20"/>
                <w:szCs w:val="20"/>
                <w:lang w:val="en-IN"/>
              </w:rPr>
              <w:t>Automated Ingestion at Scale</w:t>
            </w:r>
          </w:p>
        </w:tc>
        <w:tc>
          <w:tcPr>
            <w:tcW w:w="760" w:type="dxa"/>
            <w:tcBorders>
              <w:top w:val="single" w:sz="6" w:space="0" w:color="BFBFBF"/>
              <w:left w:val="single" w:sz="6" w:space="0" w:color="BFBFBF"/>
              <w:bottom w:val="single" w:sz="6" w:space="0" w:color="BFBFBF"/>
              <w:right w:val="single" w:sz="6" w:space="0" w:color="BFBFBF"/>
            </w:tcBorders>
            <w:vAlign w:val="center"/>
          </w:tcPr>
          <w:p w14:paraId="18BD7FBE" w14:textId="77777777" w:rsidR="00100B45" w:rsidRDefault="00000000">
            <w:pPr>
              <w:jc w:val="center"/>
              <w:rPr>
                <w:rFonts w:ascii="Montserrat" w:hAnsi="Montserrat"/>
                <w:sz w:val="20"/>
                <w:szCs w:val="20"/>
                <w:lang w:val="en-IN"/>
              </w:rPr>
            </w:pPr>
            <w:r>
              <w:rPr>
                <w:rFonts w:ascii="Montserrat" w:hAnsi="Montserrat"/>
                <w:sz w:val="20"/>
                <w:szCs w:val="20"/>
                <w:lang w:val="en-IN"/>
              </w:rPr>
              <w:t>W9–11</w:t>
            </w:r>
          </w:p>
        </w:tc>
        <w:tc>
          <w:tcPr>
            <w:tcW w:w="700" w:type="dxa"/>
            <w:tcBorders>
              <w:top w:val="single" w:sz="6" w:space="0" w:color="BFBFBF"/>
              <w:left w:val="single" w:sz="6" w:space="0" w:color="BFBFBF"/>
              <w:bottom w:val="single" w:sz="6" w:space="0" w:color="BFBFBF"/>
              <w:right w:val="single" w:sz="6" w:space="0" w:color="BFBFBF"/>
            </w:tcBorders>
            <w:vAlign w:val="center"/>
          </w:tcPr>
          <w:p w14:paraId="38DA659B" w14:textId="77777777" w:rsidR="00100B45" w:rsidRDefault="00000000">
            <w:pPr>
              <w:jc w:val="center"/>
              <w:rPr>
                <w:rFonts w:ascii="Montserrat" w:hAnsi="Montserrat"/>
                <w:sz w:val="20"/>
                <w:szCs w:val="20"/>
                <w:lang w:val="en-IN"/>
              </w:rPr>
            </w:pPr>
            <w:r>
              <w:rPr>
                <w:rFonts w:ascii="Montserrat" w:hAnsi="Montserrat"/>
                <w:sz w:val="20"/>
                <w:szCs w:val="20"/>
                <w:lang w:val="en-IN"/>
              </w:rPr>
              <w:t>3</w:t>
            </w:r>
          </w:p>
        </w:tc>
        <w:tc>
          <w:tcPr>
            <w:tcW w:w="4180" w:type="dxa"/>
            <w:tcBorders>
              <w:top w:val="single" w:sz="6" w:space="0" w:color="BFBFBF"/>
              <w:left w:val="single" w:sz="6" w:space="0" w:color="BFBFBF"/>
              <w:bottom w:val="single" w:sz="6" w:space="0" w:color="BFBFBF"/>
              <w:right w:val="single" w:sz="6" w:space="0" w:color="BFBFBF"/>
            </w:tcBorders>
            <w:vAlign w:val="center"/>
          </w:tcPr>
          <w:p w14:paraId="2D78AD06" w14:textId="77777777" w:rsidR="00100B45" w:rsidRDefault="00000000">
            <w:pPr>
              <w:rPr>
                <w:rFonts w:ascii="Montserrat" w:hAnsi="Montserrat"/>
                <w:sz w:val="20"/>
                <w:szCs w:val="20"/>
                <w:lang w:val="en-IN"/>
              </w:rPr>
            </w:pPr>
            <w:r>
              <w:rPr>
                <w:rFonts w:ascii="Montserrat" w:hAnsi="Montserrat"/>
                <w:sz w:val="20"/>
                <w:szCs w:val="20"/>
                <w:lang w:val="en-IN"/>
              </w:rPr>
              <w:t>Event-driven intake running on real Nova exports: Amazon S3 to Amazon EventBridge to Amazon SQS to AWS Step Functions. Text and table extraction, metadata derivation, and incremental synchronisation into the knowledge base, demonstrated by adding and re-processing documents live in the session.</w:t>
            </w:r>
          </w:p>
        </w:tc>
        <w:tc>
          <w:tcPr>
            <w:tcW w:w="2284" w:type="dxa"/>
            <w:tcBorders>
              <w:top w:val="single" w:sz="6" w:space="0" w:color="BFBFBF"/>
              <w:left w:val="single" w:sz="6" w:space="0" w:color="BFBFBF"/>
              <w:bottom w:val="single" w:sz="6" w:space="0" w:color="BFBFBF"/>
              <w:right w:val="single" w:sz="6" w:space="0" w:color="BFBFBF"/>
            </w:tcBorders>
            <w:vAlign w:val="center"/>
          </w:tcPr>
          <w:p w14:paraId="09927E20" w14:textId="77777777" w:rsidR="00100B45" w:rsidRDefault="00000000">
            <w:pPr>
              <w:rPr>
                <w:rFonts w:ascii="Montserrat" w:hAnsi="Montserrat"/>
                <w:sz w:val="20"/>
                <w:szCs w:val="20"/>
                <w:lang w:val="en-IN"/>
              </w:rPr>
            </w:pPr>
            <w:r>
              <w:rPr>
                <w:rFonts w:ascii="Montserrat" w:hAnsi="Montserrat"/>
                <w:sz w:val="20"/>
                <w:szCs w:val="20"/>
                <w:lang w:val="en-IN"/>
              </w:rPr>
              <w:t>Production-representative content export and the agreed export mechanism; confirmation of derived metadata attributes</w:t>
            </w:r>
          </w:p>
        </w:tc>
      </w:tr>
      <w:tr w:rsidR="00100B45" w14:paraId="47CFF726"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33E3E40D" w14:textId="77777777" w:rsidR="00100B45" w:rsidRDefault="00000000">
            <w:pPr>
              <w:rPr>
                <w:rFonts w:ascii="Montserrat" w:hAnsi="Montserrat"/>
                <w:sz w:val="20"/>
                <w:szCs w:val="20"/>
                <w:lang w:val="en-IN"/>
              </w:rPr>
            </w:pPr>
            <w:r>
              <w:rPr>
                <w:rFonts w:ascii="Montserrat" w:hAnsi="Montserrat"/>
                <w:sz w:val="20"/>
                <w:szCs w:val="20"/>
                <w:lang w:val="en-IN"/>
              </w:rPr>
              <w:t>INC-5</w:t>
            </w:r>
          </w:p>
          <w:p w14:paraId="48B0A7E8" w14:textId="77777777" w:rsidR="00100B45" w:rsidRDefault="00000000">
            <w:pPr>
              <w:rPr>
                <w:rFonts w:ascii="Montserrat" w:hAnsi="Montserrat"/>
                <w:sz w:val="20"/>
                <w:szCs w:val="20"/>
                <w:lang w:val="en-IN"/>
              </w:rPr>
            </w:pPr>
            <w:r>
              <w:rPr>
                <w:rFonts w:ascii="Montserrat" w:hAnsi="Montserrat"/>
                <w:sz w:val="20"/>
                <w:szCs w:val="20"/>
                <w:lang w:val="en-IN"/>
              </w:rPr>
              <w:t>Version Governance &amp; Curator Queue</w:t>
            </w:r>
          </w:p>
        </w:tc>
        <w:tc>
          <w:tcPr>
            <w:tcW w:w="760" w:type="dxa"/>
            <w:tcBorders>
              <w:top w:val="single" w:sz="6" w:space="0" w:color="BFBFBF"/>
              <w:left w:val="single" w:sz="6" w:space="0" w:color="BFBFBF"/>
              <w:bottom w:val="single" w:sz="6" w:space="0" w:color="BFBFBF"/>
              <w:right w:val="single" w:sz="6" w:space="0" w:color="BFBFBF"/>
            </w:tcBorders>
            <w:vAlign w:val="center"/>
          </w:tcPr>
          <w:p w14:paraId="3C263950" w14:textId="77777777" w:rsidR="00100B45" w:rsidRDefault="00000000">
            <w:pPr>
              <w:jc w:val="center"/>
              <w:rPr>
                <w:rFonts w:ascii="Montserrat" w:hAnsi="Montserrat"/>
                <w:sz w:val="20"/>
                <w:szCs w:val="20"/>
                <w:lang w:val="en-IN"/>
              </w:rPr>
            </w:pPr>
            <w:r>
              <w:rPr>
                <w:rFonts w:ascii="Montserrat" w:hAnsi="Montserrat"/>
                <w:sz w:val="20"/>
                <w:szCs w:val="20"/>
                <w:lang w:val="en-IN"/>
              </w:rPr>
              <w:t>W12–13</w:t>
            </w:r>
          </w:p>
        </w:tc>
        <w:tc>
          <w:tcPr>
            <w:tcW w:w="700" w:type="dxa"/>
            <w:tcBorders>
              <w:top w:val="single" w:sz="6" w:space="0" w:color="BFBFBF"/>
              <w:left w:val="single" w:sz="6" w:space="0" w:color="BFBFBF"/>
              <w:bottom w:val="single" w:sz="6" w:space="0" w:color="BFBFBF"/>
              <w:right w:val="single" w:sz="6" w:space="0" w:color="BFBFBF"/>
            </w:tcBorders>
            <w:vAlign w:val="center"/>
          </w:tcPr>
          <w:p w14:paraId="21717739" w14:textId="77777777" w:rsidR="00100B45" w:rsidRDefault="00000000">
            <w:pPr>
              <w:jc w:val="center"/>
              <w:rPr>
                <w:rFonts w:ascii="Montserrat" w:hAnsi="Montserrat"/>
                <w:sz w:val="20"/>
                <w:szCs w:val="20"/>
                <w:lang w:val="en-IN"/>
              </w:rPr>
            </w:pPr>
            <w:r>
              <w:rPr>
                <w:rFonts w:ascii="Montserrat" w:hAnsi="Montserrat"/>
                <w:sz w:val="20"/>
                <w:szCs w:val="20"/>
                <w:lang w:val="en-IN"/>
              </w:rPr>
              <w:t>3–4</w:t>
            </w:r>
          </w:p>
        </w:tc>
        <w:tc>
          <w:tcPr>
            <w:tcW w:w="4180" w:type="dxa"/>
            <w:tcBorders>
              <w:top w:val="single" w:sz="6" w:space="0" w:color="BFBFBF"/>
              <w:left w:val="single" w:sz="6" w:space="0" w:color="BFBFBF"/>
              <w:bottom w:val="single" w:sz="6" w:space="0" w:color="BFBFBF"/>
              <w:right w:val="single" w:sz="6" w:space="0" w:color="BFBFBF"/>
            </w:tcBorders>
            <w:vAlign w:val="center"/>
          </w:tcPr>
          <w:p w14:paraId="18F79249" w14:textId="77777777" w:rsidR="00100B45" w:rsidRDefault="00000000">
            <w:pPr>
              <w:rPr>
                <w:rFonts w:ascii="Montserrat" w:hAnsi="Montserrat"/>
                <w:sz w:val="20"/>
                <w:szCs w:val="20"/>
                <w:lang w:val="en-IN"/>
              </w:rPr>
            </w:pPr>
            <w:r>
              <w:rPr>
                <w:rFonts w:ascii="Montserrat" w:hAnsi="Montserrat"/>
                <w:sz w:val="20"/>
                <w:szCs w:val="20"/>
                <w:lang w:val="en-IN"/>
              </w:rPr>
              <w:t>Current and superseded status maintained per document against the agreed rule set; the authoritative source determination visible on each answer; conflicting and ambiguous versions routed to the curator review queue; a curator resolves a conflict in the application and the knowledge base re-synchronises.</w:t>
            </w:r>
          </w:p>
        </w:tc>
        <w:tc>
          <w:tcPr>
            <w:tcW w:w="2284" w:type="dxa"/>
            <w:tcBorders>
              <w:top w:val="single" w:sz="6" w:space="0" w:color="BFBFBF"/>
              <w:left w:val="single" w:sz="6" w:space="0" w:color="BFBFBF"/>
              <w:bottom w:val="single" w:sz="6" w:space="0" w:color="BFBFBF"/>
              <w:right w:val="single" w:sz="6" w:space="0" w:color="BFBFBF"/>
            </w:tcBorders>
            <w:vAlign w:val="center"/>
          </w:tcPr>
          <w:p w14:paraId="6CB3C66B" w14:textId="77777777" w:rsidR="00100B45" w:rsidRDefault="00000000">
            <w:pPr>
              <w:rPr>
                <w:rFonts w:ascii="Montserrat" w:hAnsi="Montserrat"/>
                <w:sz w:val="20"/>
                <w:szCs w:val="20"/>
                <w:lang w:val="en-IN"/>
              </w:rPr>
            </w:pPr>
            <w:r>
              <w:rPr>
                <w:rFonts w:ascii="Montserrat" w:hAnsi="Montserrat"/>
                <w:sz w:val="20"/>
                <w:szCs w:val="20"/>
                <w:lang w:val="en-IN"/>
              </w:rPr>
              <w:t>Curator role holders identified; version rule set formally signed off; a deliberately conflicting document pair provided for the demonstration</w:t>
            </w:r>
          </w:p>
        </w:tc>
      </w:tr>
      <w:tr w:rsidR="00100B45" w14:paraId="4ACDFBE3"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10494573" w14:textId="77777777" w:rsidR="00100B45" w:rsidRDefault="00000000">
            <w:pPr>
              <w:rPr>
                <w:rFonts w:ascii="Montserrat" w:hAnsi="Montserrat"/>
                <w:sz w:val="20"/>
                <w:szCs w:val="20"/>
                <w:lang w:val="en-IN"/>
              </w:rPr>
            </w:pPr>
            <w:r>
              <w:rPr>
                <w:rFonts w:ascii="Montserrat" w:hAnsi="Montserrat"/>
                <w:sz w:val="20"/>
                <w:szCs w:val="20"/>
                <w:lang w:val="en-IN"/>
              </w:rPr>
              <w:lastRenderedPageBreak/>
              <w:t>INC-6</w:t>
            </w:r>
          </w:p>
          <w:p w14:paraId="65F9FBAE" w14:textId="77777777" w:rsidR="00100B45" w:rsidRDefault="00000000">
            <w:pPr>
              <w:rPr>
                <w:rFonts w:ascii="Montserrat" w:hAnsi="Montserrat"/>
                <w:sz w:val="20"/>
                <w:szCs w:val="20"/>
                <w:lang w:val="en-IN"/>
              </w:rPr>
            </w:pPr>
            <w:r>
              <w:rPr>
                <w:rFonts w:ascii="Montserrat" w:hAnsi="Montserrat"/>
                <w:sz w:val="20"/>
                <w:szCs w:val="20"/>
                <w:lang w:val="en-IN"/>
              </w:rPr>
              <w:t>Answer Quality Depth</w:t>
            </w:r>
          </w:p>
        </w:tc>
        <w:tc>
          <w:tcPr>
            <w:tcW w:w="760" w:type="dxa"/>
            <w:tcBorders>
              <w:top w:val="single" w:sz="6" w:space="0" w:color="BFBFBF"/>
              <w:left w:val="single" w:sz="6" w:space="0" w:color="BFBFBF"/>
              <w:bottom w:val="single" w:sz="6" w:space="0" w:color="BFBFBF"/>
              <w:right w:val="single" w:sz="6" w:space="0" w:color="BFBFBF"/>
            </w:tcBorders>
            <w:vAlign w:val="center"/>
          </w:tcPr>
          <w:p w14:paraId="4239372D" w14:textId="77777777" w:rsidR="00100B45" w:rsidRDefault="00000000">
            <w:pPr>
              <w:jc w:val="center"/>
              <w:rPr>
                <w:rFonts w:ascii="Montserrat" w:hAnsi="Montserrat"/>
                <w:sz w:val="20"/>
                <w:szCs w:val="20"/>
                <w:lang w:val="en-IN"/>
              </w:rPr>
            </w:pPr>
            <w:r>
              <w:rPr>
                <w:rFonts w:ascii="Montserrat" w:hAnsi="Montserrat"/>
                <w:sz w:val="20"/>
                <w:szCs w:val="20"/>
                <w:lang w:val="en-IN"/>
              </w:rPr>
              <w:t>W14–15</w:t>
            </w:r>
          </w:p>
        </w:tc>
        <w:tc>
          <w:tcPr>
            <w:tcW w:w="700" w:type="dxa"/>
            <w:tcBorders>
              <w:top w:val="single" w:sz="6" w:space="0" w:color="BFBFBF"/>
              <w:left w:val="single" w:sz="6" w:space="0" w:color="BFBFBF"/>
              <w:bottom w:val="single" w:sz="6" w:space="0" w:color="BFBFBF"/>
              <w:right w:val="single" w:sz="6" w:space="0" w:color="BFBFBF"/>
            </w:tcBorders>
            <w:vAlign w:val="center"/>
          </w:tcPr>
          <w:p w14:paraId="28068195" w14:textId="77777777" w:rsidR="00100B45" w:rsidRDefault="00000000">
            <w:pPr>
              <w:jc w:val="center"/>
              <w:rPr>
                <w:rFonts w:ascii="Montserrat" w:hAnsi="Montserrat"/>
                <w:sz w:val="20"/>
                <w:szCs w:val="20"/>
                <w:lang w:val="en-IN"/>
              </w:rPr>
            </w:pPr>
            <w:r>
              <w:rPr>
                <w:rFonts w:ascii="Montserrat" w:hAnsi="Montserrat"/>
                <w:sz w:val="20"/>
                <w:szCs w:val="20"/>
                <w:lang w:val="en-IN"/>
              </w:rPr>
              <w:t>4</w:t>
            </w:r>
          </w:p>
        </w:tc>
        <w:tc>
          <w:tcPr>
            <w:tcW w:w="4180" w:type="dxa"/>
            <w:tcBorders>
              <w:top w:val="single" w:sz="6" w:space="0" w:color="BFBFBF"/>
              <w:left w:val="single" w:sz="6" w:space="0" w:color="BFBFBF"/>
              <w:bottom w:val="single" w:sz="6" w:space="0" w:color="BFBFBF"/>
              <w:right w:val="single" w:sz="6" w:space="0" w:color="BFBFBF"/>
            </w:tcBorders>
            <w:vAlign w:val="center"/>
          </w:tcPr>
          <w:p w14:paraId="1CA5E881" w14:textId="77777777" w:rsidR="00100B45" w:rsidRDefault="00000000">
            <w:pPr>
              <w:rPr>
                <w:rFonts w:ascii="Montserrat" w:hAnsi="Montserrat"/>
                <w:sz w:val="20"/>
                <w:szCs w:val="20"/>
                <w:lang w:val="en-IN"/>
              </w:rPr>
            </w:pPr>
            <w:r>
              <w:rPr>
                <w:rFonts w:ascii="Montserrat" w:hAnsi="Montserrat"/>
                <w:sz w:val="20"/>
                <w:szCs w:val="20"/>
                <w:lang w:val="en-IN"/>
              </w:rPr>
              <w:t>Filtered hybrid retrieval with reranking; grounding check applied to the generated response; confidence indication returned with each answer; clarify-back flow replacing bare refusals. Measured results reported for query Bands A and B against the Nova-approved evaluation set.</w:t>
            </w:r>
          </w:p>
        </w:tc>
        <w:tc>
          <w:tcPr>
            <w:tcW w:w="2284" w:type="dxa"/>
            <w:tcBorders>
              <w:top w:val="single" w:sz="6" w:space="0" w:color="BFBFBF"/>
              <w:left w:val="single" w:sz="6" w:space="0" w:color="BFBFBF"/>
              <w:bottom w:val="single" w:sz="6" w:space="0" w:color="BFBFBF"/>
              <w:right w:val="single" w:sz="6" w:space="0" w:color="BFBFBF"/>
            </w:tcBorders>
            <w:vAlign w:val="center"/>
          </w:tcPr>
          <w:p w14:paraId="23D55942" w14:textId="77777777" w:rsidR="00100B45" w:rsidRDefault="00000000">
            <w:pPr>
              <w:rPr>
                <w:rFonts w:ascii="Montserrat" w:hAnsi="Montserrat"/>
                <w:sz w:val="20"/>
                <w:szCs w:val="20"/>
                <w:lang w:val="en-IN"/>
              </w:rPr>
            </w:pPr>
            <w:r>
              <w:rPr>
                <w:rFonts w:ascii="Montserrat" w:hAnsi="Montserrat"/>
                <w:sz w:val="20"/>
                <w:szCs w:val="20"/>
                <w:lang w:val="en-IN"/>
              </w:rPr>
              <w:t>Subject matter experts to author and adjudicate the evaluation question set (Band A and Band B)</w:t>
            </w:r>
          </w:p>
        </w:tc>
      </w:tr>
      <w:tr w:rsidR="00100B45" w14:paraId="3D698515"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5B45152C" w14:textId="77777777" w:rsidR="00100B45" w:rsidRDefault="00000000">
            <w:pPr>
              <w:rPr>
                <w:rFonts w:ascii="Montserrat" w:hAnsi="Montserrat"/>
                <w:sz w:val="20"/>
                <w:szCs w:val="20"/>
                <w:lang w:val="en-IN"/>
              </w:rPr>
            </w:pPr>
            <w:r>
              <w:rPr>
                <w:rFonts w:ascii="Montserrat" w:hAnsi="Montserrat"/>
                <w:sz w:val="20"/>
                <w:szCs w:val="20"/>
                <w:lang w:val="en-IN"/>
              </w:rPr>
              <w:t>INC-7</w:t>
            </w:r>
          </w:p>
          <w:p w14:paraId="044A0D6F" w14:textId="77777777" w:rsidR="00100B45" w:rsidRDefault="00000000">
            <w:pPr>
              <w:rPr>
                <w:rFonts w:ascii="Montserrat" w:hAnsi="Montserrat"/>
                <w:sz w:val="20"/>
                <w:szCs w:val="20"/>
                <w:lang w:val="en-IN"/>
              </w:rPr>
            </w:pPr>
            <w:r>
              <w:rPr>
                <w:rFonts w:ascii="Montserrat" w:hAnsi="Montserrat"/>
                <w:sz w:val="20"/>
                <w:szCs w:val="20"/>
                <w:lang w:val="en-IN"/>
              </w:rPr>
              <w:t>Full Experience &amp; Telemetry</w:t>
            </w:r>
          </w:p>
        </w:tc>
        <w:tc>
          <w:tcPr>
            <w:tcW w:w="760" w:type="dxa"/>
            <w:tcBorders>
              <w:top w:val="single" w:sz="6" w:space="0" w:color="BFBFBF"/>
              <w:left w:val="single" w:sz="6" w:space="0" w:color="BFBFBF"/>
              <w:bottom w:val="single" w:sz="6" w:space="0" w:color="BFBFBF"/>
              <w:right w:val="single" w:sz="6" w:space="0" w:color="BFBFBF"/>
            </w:tcBorders>
            <w:vAlign w:val="center"/>
          </w:tcPr>
          <w:p w14:paraId="27F203A3" w14:textId="77777777" w:rsidR="00100B45" w:rsidRDefault="00000000">
            <w:pPr>
              <w:jc w:val="center"/>
              <w:rPr>
                <w:rFonts w:ascii="Montserrat" w:hAnsi="Montserrat"/>
                <w:sz w:val="20"/>
                <w:szCs w:val="20"/>
                <w:lang w:val="en-IN"/>
              </w:rPr>
            </w:pPr>
            <w:r>
              <w:rPr>
                <w:rFonts w:ascii="Montserrat" w:hAnsi="Montserrat"/>
                <w:sz w:val="20"/>
                <w:szCs w:val="20"/>
                <w:lang w:val="en-IN"/>
              </w:rPr>
              <w:t>W16–17</w:t>
            </w:r>
          </w:p>
        </w:tc>
        <w:tc>
          <w:tcPr>
            <w:tcW w:w="700" w:type="dxa"/>
            <w:tcBorders>
              <w:top w:val="single" w:sz="6" w:space="0" w:color="BFBFBF"/>
              <w:left w:val="single" w:sz="6" w:space="0" w:color="BFBFBF"/>
              <w:bottom w:val="single" w:sz="6" w:space="0" w:color="BFBFBF"/>
              <w:right w:val="single" w:sz="6" w:space="0" w:color="BFBFBF"/>
            </w:tcBorders>
            <w:vAlign w:val="center"/>
          </w:tcPr>
          <w:p w14:paraId="0A82536B" w14:textId="77777777" w:rsidR="00100B45" w:rsidRDefault="00000000">
            <w:pPr>
              <w:jc w:val="center"/>
              <w:rPr>
                <w:rFonts w:ascii="Montserrat" w:hAnsi="Montserrat"/>
                <w:sz w:val="20"/>
                <w:szCs w:val="20"/>
                <w:lang w:val="en-IN"/>
              </w:rPr>
            </w:pPr>
            <w:r>
              <w:rPr>
                <w:rFonts w:ascii="Montserrat" w:hAnsi="Montserrat"/>
                <w:sz w:val="20"/>
                <w:szCs w:val="20"/>
                <w:lang w:val="en-IN"/>
              </w:rPr>
              <w:t>4</w:t>
            </w:r>
          </w:p>
        </w:tc>
        <w:tc>
          <w:tcPr>
            <w:tcW w:w="4180" w:type="dxa"/>
            <w:tcBorders>
              <w:top w:val="single" w:sz="6" w:space="0" w:color="BFBFBF"/>
              <w:left w:val="single" w:sz="6" w:space="0" w:color="BFBFBF"/>
              <w:bottom w:val="single" w:sz="6" w:space="0" w:color="BFBFBF"/>
              <w:right w:val="single" w:sz="6" w:space="0" w:color="BFBFBF"/>
            </w:tcBorders>
            <w:vAlign w:val="center"/>
          </w:tcPr>
          <w:p w14:paraId="44C6E31F" w14:textId="77777777" w:rsidR="00100B45" w:rsidRDefault="00000000">
            <w:pPr>
              <w:rPr>
                <w:rFonts w:ascii="Montserrat" w:hAnsi="Montserrat"/>
                <w:sz w:val="20"/>
                <w:szCs w:val="20"/>
                <w:lang w:val="en-IN"/>
              </w:rPr>
            </w:pPr>
            <w:r>
              <w:rPr>
                <w:rFonts w:ascii="Montserrat" w:hAnsi="Montserrat"/>
                <w:sz w:val="20"/>
                <w:szCs w:val="20"/>
                <w:lang w:val="en-IN"/>
              </w:rPr>
              <w:t>Nova-branded chat with citation display and conversation history; English, Spanish and French across the interface, the question and the answer; administrator configuration and per-role usage limits; usage, token, cost and quality dashboards reporting on live trial traffic.</w:t>
            </w:r>
          </w:p>
        </w:tc>
        <w:tc>
          <w:tcPr>
            <w:tcW w:w="2284" w:type="dxa"/>
            <w:tcBorders>
              <w:top w:val="single" w:sz="6" w:space="0" w:color="BFBFBF"/>
              <w:left w:val="single" w:sz="6" w:space="0" w:color="BFBFBF"/>
              <w:bottom w:val="single" w:sz="6" w:space="0" w:color="BFBFBF"/>
              <w:right w:val="single" w:sz="6" w:space="0" w:color="BFBFBF"/>
            </w:tcBorders>
            <w:vAlign w:val="center"/>
          </w:tcPr>
          <w:p w14:paraId="1D03FF65" w14:textId="77777777" w:rsidR="00100B45" w:rsidRDefault="00000000">
            <w:pPr>
              <w:rPr>
                <w:rFonts w:ascii="Montserrat" w:hAnsi="Montserrat"/>
                <w:sz w:val="20"/>
                <w:szCs w:val="20"/>
                <w:lang w:val="en-IN"/>
              </w:rPr>
            </w:pPr>
            <w:r>
              <w:rPr>
                <w:rFonts w:ascii="Montserrat" w:hAnsi="Montserrat"/>
                <w:sz w:val="20"/>
                <w:szCs w:val="20"/>
                <w:lang w:val="en-IN"/>
              </w:rPr>
              <w:t>Brand assets and interface terminology; Spanish and French reviewers; agreement on dashboard audience and per-role usage limits</w:t>
            </w:r>
          </w:p>
        </w:tc>
      </w:tr>
      <w:tr w:rsidR="00100B45" w14:paraId="0737C9B6"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142343BC" w14:textId="77777777" w:rsidR="00100B45" w:rsidRDefault="00000000">
            <w:pPr>
              <w:rPr>
                <w:rFonts w:ascii="Montserrat" w:hAnsi="Montserrat"/>
                <w:sz w:val="20"/>
                <w:szCs w:val="20"/>
                <w:lang w:val="en-IN"/>
              </w:rPr>
            </w:pPr>
            <w:r>
              <w:rPr>
                <w:rFonts w:ascii="Montserrat" w:hAnsi="Montserrat"/>
                <w:sz w:val="20"/>
                <w:szCs w:val="20"/>
                <w:lang w:val="en-IN"/>
              </w:rPr>
              <w:t>INC-8</w:t>
            </w:r>
          </w:p>
          <w:p w14:paraId="27EA3341" w14:textId="77777777" w:rsidR="00100B45" w:rsidRDefault="00000000">
            <w:pPr>
              <w:rPr>
                <w:rFonts w:ascii="Montserrat" w:hAnsi="Montserrat"/>
                <w:sz w:val="20"/>
                <w:szCs w:val="20"/>
                <w:lang w:val="en-IN"/>
              </w:rPr>
            </w:pPr>
            <w:r>
              <w:rPr>
                <w:rFonts w:ascii="Montserrat" w:hAnsi="Montserrat"/>
                <w:sz w:val="20"/>
                <w:szCs w:val="20"/>
                <w:lang w:val="en-IN"/>
              </w:rPr>
              <w:t>Evaluation &amp; Production</w:t>
            </w:r>
          </w:p>
        </w:tc>
        <w:tc>
          <w:tcPr>
            <w:tcW w:w="760" w:type="dxa"/>
            <w:tcBorders>
              <w:top w:val="single" w:sz="6" w:space="0" w:color="BFBFBF"/>
              <w:left w:val="single" w:sz="6" w:space="0" w:color="BFBFBF"/>
              <w:bottom w:val="single" w:sz="6" w:space="0" w:color="BFBFBF"/>
              <w:right w:val="single" w:sz="6" w:space="0" w:color="BFBFBF"/>
            </w:tcBorders>
            <w:vAlign w:val="center"/>
          </w:tcPr>
          <w:p w14:paraId="5EBD01AE" w14:textId="77777777" w:rsidR="00100B45" w:rsidRDefault="00000000">
            <w:pPr>
              <w:jc w:val="center"/>
              <w:rPr>
                <w:rFonts w:ascii="Montserrat" w:hAnsi="Montserrat"/>
                <w:sz w:val="20"/>
                <w:szCs w:val="20"/>
                <w:lang w:val="en-IN"/>
              </w:rPr>
            </w:pPr>
            <w:r>
              <w:rPr>
                <w:rFonts w:ascii="Montserrat" w:hAnsi="Montserrat"/>
                <w:sz w:val="20"/>
                <w:szCs w:val="20"/>
                <w:lang w:val="en-IN"/>
              </w:rPr>
              <w:t>W18–19</w:t>
            </w:r>
          </w:p>
        </w:tc>
        <w:tc>
          <w:tcPr>
            <w:tcW w:w="700" w:type="dxa"/>
            <w:tcBorders>
              <w:top w:val="single" w:sz="6" w:space="0" w:color="BFBFBF"/>
              <w:left w:val="single" w:sz="6" w:space="0" w:color="BFBFBF"/>
              <w:bottom w:val="single" w:sz="6" w:space="0" w:color="BFBFBF"/>
              <w:right w:val="single" w:sz="6" w:space="0" w:color="BFBFBF"/>
            </w:tcBorders>
            <w:vAlign w:val="center"/>
          </w:tcPr>
          <w:p w14:paraId="13F64B7A" w14:textId="77777777" w:rsidR="00100B45" w:rsidRDefault="00000000">
            <w:pPr>
              <w:jc w:val="center"/>
              <w:rPr>
                <w:rFonts w:ascii="Montserrat" w:hAnsi="Montserrat"/>
                <w:sz w:val="20"/>
                <w:szCs w:val="20"/>
                <w:lang w:val="en-IN"/>
              </w:rPr>
            </w:pPr>
            <w:r>
              <w:rPr>
                <w:rFonts w:ascii="Montserrat" w:hAnsi="Montserrat"/>
                <w:sz w:val="20"/>
                <w:szCs w:val="20"/>
                <w:lang w:val="en-IN"/>
              </w:rPr>
              <w:t>5</w:t>
            </w:r>
          </w:p>
        </w:tc>
        <w:tc>
          <w:tcPr>
            <w:tcW w:w="4180" w:type="dxa"/>
            <w:tcBorders>
              <w:top w:val="single" w:sz="6" w:space="0" w:color="BFBFBF"/>
              <w:left w:val="single" w:sz="6" w:space="0" w:color="BFBFBF"/>
              <w:bottom w:val="single" w:sz="6" w:space="0" w:color="BFBFBF"/>
              <w:right w:val="single" w:sz="6" w:space="0" w:color="BFBFBF"/>
            </w:tcBorders>
            <w:vAlign w:val="center"/>
          </w:tcPr>
          <w:p w14:paraId="6ABA43EF" w14:textId="77777777" w:rsidR="00100B45" w:rsidRDefault="00000000">
            <w:pPr>
              <w:rPr>
                <w:rFonts w:ascii="Montserrat" w:hAnsi="Montserrat"/>
                <w:sz w:val="20"/>
                <w:szCs w:val="20"/>
                <w:lang w:val="en-IN"/>
              </w:rPr>
            </w:pPr>
            <w:r>
              <w:rPr>
                <w:rFonts w:ascii="Montserrat" w:hAnsi="Montserrat"/>
                <w:sz w:val="20"/>
                <w:szCs w:val="20"/>
                <w:lang w:val="en-IN"/>
              </w:rPr>
              <w:t>Formal evaluation readout against the agreed acceptance criteria, reported per query band; findings addressed and performance tuning completed; security review and hardening closed; Production environment provisioned through Terraform and the platform deployed.</w:t>
            </w:r>
          </w:p>
        </w:tc>
        <w:tc>
          <w:tcPr>
            <w:tcW w:w="2284" w:type="dxa"/>
            <w:tcBorders>
              <w:top w:val="single" w:sz="6" w:space="0" w:color="BFBFBF"/>
              <w:left w:val="single" w:sz="6" w:space="0" w:color="BFBFBF"/>
              <w:bottom w:val="single" w:sz="6" w:space="0" w:color="BFBFBF"/>
              <w:right w:val="single" w:sz="6" w:space="0" w:color="BFBFBF"/>
            </w:tcBorders>
            <w:vAlign w:val="center"/>
          </w:tcPr>
          <w:p w14:paraId="06CD2602" w14:textId="77777777" w:rsidR="00100B45" w:rsidRDefault="00000000">
            <w:pPr>
              <w:rPr>
                <w:rFonts w:ascii="Montserrat" w:hAnsi="Montserrat"/>
                <w:sz w:val="20"/>
                <w:szCs w:val="20"/>
                <w:lang w:val="en-IN"/>
              </w:rPr>
            </w:pPr>
            <w:r>
              <w:rPr>
                <w:rFonts w:ascii="Montserrat" w:hAnsi="Montserrat"/>
                <w:sz w:val="20"/>
                <w:szCs w:val="20"/>
                <w:lang w:val="en-IN"/>
              </w:rPr>
              <w:t>Security review participation and sign-off; Production environment and approvals; acceptance criteria confirmed</w:t>
            </w:r>
          </w:p>
        </w:tc>
      </w:tr>
      <w:tr w:rsidR="00100B45" w14:paraId="74FDCA88" w14:textId="77777777">
        <w:tc>
          <w:tcPr>
            <w:tcW w:w="1420" w:type="dxa"/>
            <w:tcBorders>
              <w:top w:val="single" w:sz="6" w:space="0" w:color="BFBFBF"/>
              <w:left w:val="single" w:sz="6" w:space="0" w:color="BFBFBF"/>
              <w:bottom w:val="single" w:sz="6" w:space="0" w:color="BFBFBF"/>
              <w:right w:val="single" w:sz="6" w:space="0" w:color="BFBFBF"/>
            </w:tcBorders>
            <w:vAlign w:val="center"/>
          </w:tcPr>
          <w:p w14:paraId="0241FA53" w14:textId="77777777" w:rsidR="00100B45" w:rsidRDefault="00000000">
            <w:pPr>
              <w:rPr>
                <w:rFonts w:ascii="Montserrat" w:hAnsi="Montserrat"/>
                <w:sz w:val="20"/>
                <w:szCs w:val="20"/>
                <w:lang w:val="en-IN"/>
              </w:rPr>
            </w:pPr>
            <w:r>
              <w:rPr>
                <w:rFonts w:ascii="Montserrat" w:hAnsi="Montserrat"/>
                <w:sz w:val="20"/>
                <w:szCs w:val="20"/>
                <w:lang w:val="en-IN"/>
              </w:rPr>
              <w:t>INC-9</w:t>
            </w:r>
          </w:p>
          <w:p w14:paraId="382D0643" w14:textId="77777777" w:rsidR="00100B45" w:rsidRDefault="00000000">
            <w:pPr>
              <w:rPr>
                <w:rFonts w:ascii="Montserrat" w:hAnsi="Montserrat"/>
                <w:sz w:val="20"/>
                <w:szCs w:val="20"/>
                <w:lang w:val="en-IN"/>
              </w:rPr>
            </w:pPr>
            <w:r>
              <w:rPr>
                <w:rFonts w:ascii="Montserrat" w:hAnsi="Montserrat"/>
                <w:sz w:val="20"/>
                <w:szCs w:val="20"/>
                <w:lang w:val="en-IN"/>
              </w:rPr>
              <w:t>Acceptance &amp; Handover</w:t>
            </w:r>
          </w:p>
        </w:tc>
        <w:tc>
          <w:tcPr>
            <w:tcW w:w="760" w:type="dxa"/>
            <w:tcBorders>
              <w:top w:val="single" w:sz="6" w:space="0" w:color="BFBFBF"/>
              <w:left w:val="single" w:sz="6" w:space="0" w:color="BFBFBF"/>
              <w:bottom w:val="single" w:sz="6" w:space="0" w:color="BFBFBF"/>
              <w:right w:val="single" w:sz="6" w:space="0" w:color="BFBFBF"/>
            </w:tcBorders>
            <w:vAlign w:val="center"/>
          </w:tcPr>
          <w:p w14:paraId="32561674" w14:textId="77777777" w:rsidR="00100B45" w:rsidRDefault="00000000">
            <w:pPr>
              <w:jc w:val="center"/>
              <w:rPr>
                <w:rFonts w:ascii="Montserrat" w:hAnsi="Montserrat"/>
                <w:sz w:val="20"/>
                <w:szCs w:val="20"/>
                <w:lang w:val="en-IN"/>
              </w:rPr>
            </w:pPr>
            <w:r>
              <w:rPr>
                <w:rFonts w:ascii="Montserrat" w:hAnsi="Montserrat"/>
                <w:sz w:val="20"/>
                <w:szCs w:val="20"/>
                <w:lang w:val="en-IN"/>
              </w:rPr>
              <w:t>W20</w:t>
            </w:r>
          </w:p>
        </w:tc>
        <w:tc>
          <w:tcPr>
            <w:tcW w:w="700" w:type="dxa"/>
            <w:tcBorders>
              <w:top w:val="single" w:sz="6" w:space="0" w:color="BFBFBF"/>
              <w:left w:val="single" w:sz="6" w:space="0" w:color="BFBFBF"/>
              <w:bottom w:val="single" w:sz="6" w:space="0" w:color="BFBFBF"/>
              <w:right w:val="single" w:sz="6" w:space="0" w:color="BFBFBF"/>
            </w:tcBorders>
            <w:vAlign w:val="center"/>
          </w:tcPr>
          <w:p w14:paraId="2BA83004" w14:textId="77777777" w:rsidR="00100B45" w:rsidRDefault="00000000">
            <w:pPr>
              <w:jc w:val="center"/>
              <w:rPr>
                <w:rFonts w:ascii="Montserrat" w:hAnsi="Montserrat"/>
                <w:sz w:val="20"/>
                <w:szCs w:val="20"/>
                <w:lang w:val="en-IN"/>
              </w:rPr>
            </w:pPr>
            <w:r>
              <w:rPr>
                <w:rFonts w:ascii="Montserrat" w:hAnsi="Montserrat"/>
                <w:sz w:val="20"/>
                <w:szCs w:val="20"/>
                <w:lang w:val="en-IN"/>
              </w:rPr>
              <w:t>5</w:t>
            </w:r>
          </w:p>
        </w:tc>
        <w:tc>
          <w:tcPr>
            <w:tcW w:w="4180" w:type="dxa"/>
            <w:tcBorders>
              <w:top w:val="single" w:sz="6" w:space="0" w:color="BFBFBF"/>
              <w:left w:val="single" w:sz="6" w:space="0" w:color="BFBFBF"/>
              <w:bottom w:val="single" w:sz="6" w:space="0" w:color="BFBFBF"/>
              <w:right w:val="single" w:sz="6" w:space="0" w:color="BFBFBF"/>
            </w:tcBorders>
            <w:vAlign w:val="center"/>
          </w:tcPr>
          <w:p w14:paraId="6E46D50E" w14:textId="77777777" w:rsidR="00100B45" w:rsidRDefault="00000000">
            <w:pPr>
              <w:rPr>
                <w:rFonts w:ascii="Montserrat" w:hAnsi="Montserrat"/>
                <w:sz w:val="20"/>
                <w:szCs w:val="20"/>
                <w:lang w:val="en-IN"/>
              </w:rPr>
            </w:pPr>
            <w:r>
              <w:rPr>
                <w:rFonts w:ascii="Montserrat" w:hAnsi="Montserrat"/>
                <w:sz w:val="20"/>
                <w:szCs w:val="20"/>
                <w:lang w:val="en-IN"/>
              </w:rPr>
              <w:t>User acceptance testing supported and signed off; documentation package delivered; source code and Terraform definitions in Nova-owned repositories; knowledge transfer sessions completed with the Nova team.</w:t>
            </w:r>
          </w:p>
        </w:tc>
        <w:tc>
          <w:tcPr>
            <w:tcW w:w="2284" w:type="dxa"/>
            <w:tcBorders>
              <w:top w:val="single" w:sz="6" w:space="0" w:color="BFBFBF"/>
              <w:left w:val="single" w:sz="6" w:space="0" w:color="BFBFBF"/>
              <w:bottom w:val="single" w:sz="6" w:space="0" w:color="BFBFBF"/>
              <w:right w:val="single" w:sz="6" w:space="0" w:color="BFBFBF"/>
            </w:tcBorders>
            <w:vAlign w:val="center"/>
          </w:tcPr>
          <w:p w14:paraId="2E685E7E" w14:textId="77777777" w:rsidR="00100B45" w:rsidRDefault="00000000">
            <w:pPr>
              <w:rPr>
                <w:rFonts w:ascii="Montserrat" w:hAnsi="Montserrat"/>
                <w:sz w:val="20"/>
                <w:szCs w:val="20"/>
                <w:lang w:val="en-IN"/>
              </w:rPr>
            </w:pPr>
            <w:r>
              <w:rPr>
                <w:rFonts w:ascii="Montserrat" w:hAnsi="Montserrat"/>
                <w:sz w:val="20"/>
                <w:szCs w:val="20"/>
                <w:lang w:val="en-IN"/>
              </w:rPr>
              <w:t>User acceptance testing participants; knowledge transfer attendees; acceptance sign-off</w:t>
            </w:r>
          </w:p>
        </w:tc>
      </w:tr>
    </w:tbl>
    <w:p w14:paraId="474FBD8A" w14:textId="77777777" w:rsidR="00100B45" w:rsidRDefault="00100B45"/>
    <w:p w14:paraId="592733F8"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Demonstration cadence. </w:t>
      </w:r>
      <w:r>
        <w:rPr>
          <w:rFonts w:ascii="Montserrat" w:hAnsi="Montserrat"/>
          <w:sz w:val="20"/>
          <w:szCs w:val="20"/>
          <w:lang w:val="en-IN"/>
        </w:rPr>
        <w:t>Demonstrations fall at the close of Weeks 2, 4, 6, 8, 11, 13, 15, 17, 19 and 20. Each is a working session on the Nova environment, not a slide review. Feedback raised in a demonstration is triaged with Nova and either absorbed into the next increment or, where it changes scope, handled through the change management process in Section 5.4.</w:t>
      </w:r>
    </w:p>
    <w:p w14:paraId="50018CF5" w14:textId="77777777" w:rsidR="00100B45" w:rsidRDefault="00100B45"/>
    <w:p w14:paraId="66896101" w14:textId="77777777" w:rsidR="00100B45" w:rsidRDefault="00000000">
      <w:pPr>
        <w:pStyle w:val="Heading3"/>
        <w:rPr>
          <w:rStyle w:val="SubtleEmphasis"/>
          <w:i w:val="0"/>
          <w:iCs w:val="0"/>
          <w:color w:val="auto"/>
        </w:rPr>
      </w:pPr>
      <w:r>
        <w:rPr>
          <w:rStyle w:val="SubtleEmphasis"/>
          <w:i w:val="0"/>
          <w:iCs w:val="0"/>
          <w:color w:val="auto"/>
        </w:rPr>
        <w:t>Deliverable mapping to increments</w:t>
      </w:r>
    </w:p>
    <w:p w14:paraId="3F5B4093" w14:textId="77777777" w:rsidR="00100B45" w:rsidRDefault="00100B45"/>
    <w:p w14:paraId="2AC91FBF" w14:textId="77777777" w:rsidR="00100B45" w:rsidRDefault="00000000">
      <w:pPr>
        <w:jc w:val="both"/>
        <w:rPr>
          <w:rFonts w:ascii="Montserrat" w:hAnsi="Montserrat"/>
          <w:sz w:val="20"/>
          <w:szCs w:val="20"/>
          <w:lang w:val="en-IN"/>
        </w:rPr>
      </w:pPr>
      <w:r>
        <w:rPr>
          <w:rFonts w:ascii="Montserrat" w:hAnsi="Montserrat"/>
          <w:sz w:val="20"/>
          <w:szCs w:val="20"/>
          <w:lang w:val="en-IN"/>
        </w:rPr>
        <w:t>The table below maps each item of scope committed in Section 2.1 to the increment in which it first becomes demonstrable and the increment in which it is complete.</w:t>
      </w:r>
    </w:p>
    <w:p w14:paraId="00D39BC9" w14:textId="77777777" w:rsidR="00100B45" w:rsidRDefault="00100B45"/>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3900"/>
        <w:gridCol w:w="2100"/>
        <w:gridCol w:w="1700"/>
        <w:gridCol w:w="1644"/>
      </w:tblGrid>
      <w:tr w:rsidR="00100B45" w14:paraId="3C25ED7C" w14:textId="77777777">
        <w:trPr>
          <w:tblHeader/>
        </w:trPr>
        <w:tc>
          <w:tcPr>
            <w:tcW w:w="39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510C26BD" w14:textId="77777777" w:rsidR="00100B45" w:rsidRDefault="00000000">
            <w:pPr>
              <w:rPr>
                <w:rFonts w:ascii="Montserrat" w:hAnsi="Montserrat"/>
                <w:sz w:val="20"/>
                <w:szCs w:val="20"/>
                <w:lang w:val="en-IN"/>
              </w:rPr>
            </w:pPr>
            <w:r>
              <w:rPr>
                <w:rFonts w:ascii="Montserrat" w:hAnsi="Montserrat"/>
                <w:b/>
                <w:bCs/>
                <w:sz w:val="20"/>
                <w:szCs w:val="20"/>
                <w:lang w:val="en-IN"/>
              </w:rPr>
              <w:t>Committed scope item (Section 2.1)</w:t>
            </w:r>
          </w:p>
        </w:tc>
        <w:tc>
          <w:tcPr>
            <w:tcW w:w="21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5A370DC1" w14:textId="77777777" w:rsidR="00100B45" w:rsidRDefault="00000000">
            <w:pPr>
              <w:rPr>
                <w:rFonts w:ascii="Montserrat" w:hAnsi="Montserrat"/>
                <w:sz w:val="20"/>
                <w:szCs w:val="20"/>
                <w:lang w:val="en-IN"/>
              </w:rPr>
            </w:pPr>
            <w:r>
              <w:rPr>
                <w:rFonts w:ascii="Montserrat" w:hAnsi="Montserrat"/>
                <w:b/>
                <w:bCs/>
                <w:sz w:val="20"/>
                <w:szCs w:val="20"/>
                <w:lang w:val="en-IN"/>
              </w:rPr>
              <w:t>First demonstrable</w:t>
            </w:r>
          </w:p>
        </w:tc>
        <w:tc>
          <w:tcPr>
            <w:tcW w:w="17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0D179C67" w14:textId="77777777" w:rsidR="00100B45" w:rsidRDefault="00000000">
            <w:pPr>
              <w:rPr>
                <w:rFonts w:ascii="Montserrat" w:hAnsi="Montserrat"/>
                <w:sz w:val="20"/>
                <w:szCs w:val="20"/>
                <w:lang w:val="en-IN"/>
              </w:rPr>
            </w:pPr>
            <w:r>
              <w:rPr>
                <w:rFonts w:ascii="Montserrat" w:hAnsi="Montserrat"/>
                <w:b/>
                <w:bCs/>
                <w:sz w:val="20"/>
                <w:szCs w:val="20"/>
                <w:lang w:val="en-IN"/>
              </w:rPr>
              <w:t>Complete</w:t>
            </w:r>
          </w:p>
        </w:tc>
        <w:tc>
          <w:tcPr>
            <w:tcW w:w="1644"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5DD7D57C" w14:textId="77777777" w:rsidR="00100B45" w:rsidRDefault="00000000">
            <w:pPr>
              <w:jc w:val="center"/>
              <w:rPr>
                <w:rFonts w:ascii="Montserrat" w:hAnsi="Montserrat"/>
                <w:sz w:val="20"/>
                <w:szCs w:val="20"/>
                <w:lang w:val="en-IN"/>
              </w:rPr>
            </w:pPr>
            <w:r>
              <w:rPr>
                <w:rFonts w:ascii="Montserrat" w:hAnsi="Montserrat"/>
                <w:b/>
                <w:bCs/>
                <w:sz w:val="20"/>
                <w:szCs w:val="20"/>
                <w:lang w:val="en-IN"/>
              </w:rPr>
              <w:t>Milestone accepted under</w:t>
            </w:r>
          </w:p>
        </w:tc>
      </w:tr>
      <w:tr w:rsidR="00100B45" w14:paraId="761B5A33"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1614760E" w14:textId="77777777" w:rsidR="00100B45" w:rsidRDefault="00000000">
            <w:pPr>
              <w:rPr>
                <w:rFonts w:ascii="Montserrat" w:hAnsi="Montserrat"/>
                <w:sz w:val="20"/>
                <w:szCs w:val="20"/>
                <w:lang w:val="en-IN"/>
              </w:rPr>
            </w:pPr>
            <w:r>
              <w:rPr>
                <w:rFonts w:ascii="Montserrat" w:hAnsi="Montserrat"/>
                <w:sz w:val="20"/>
                <w:szCs w:val="20"/>
                <w:lang w:val="en-IN"/>
              </w:rPr>
              <w:t>Ingestion of approved Nova content into Amazon S3 through an event-driven pipeline</w:t>
            </w:r>
          </w:p>
        </w:tc>
        <w:tc>
          <w:tcPr>
            <w:tcW w:w="2100" w:type="dxa"/>
            <w:tcBorders>
              <w:top w:val="single" w:sz="6" w:space="0" w:color="BFBFBF"/>
              <w:left w:val="single" w:sz="6" w:space="0" w:color="BFBFBF"/>
              <w:bottom w:val="single" w:sz="6" w:space="0" w:color="BFBFBF"/>
              <w:right w:val="single" w:sz="6" w:space="0" w:color="BFBFBF"/>
            </w:tcBorders>
            <w:vAlign w:val="center"/>
          </w:tcPr>
          <w:p w14:paraId="2A01BFEB" w14:textId="77777777" w:rsidR="00100B45" w:rsidRDefault="00000000">
            <w:pPr>
              <w:rPr>
                <w:rFonts w:ascii="Montserrat" w:hAnsi="Montserrat"/>
                <w:sz w:val="20"/>
                <w:szCs w:val="20"/>
                <w:lang w:val="en-IN"/>
              </w:rPr>
            </w:pPr>
            <w:r>
              <w:rPr>
                <w:rFonts w:ascii="Montserrat" w:hAnsi="Montserrat"/>
                <w:sz w:val="20"/>
                <w:szCs w:val="20"/>
                <w:lang w:val="en-IN"/>
              </w:rPr>
              <w:t>INC-2 (W6, manual seed load)</w:t>
            </w:r>
          </w:p>
        </w:tc>
        <w:tc>
          <w:tcPr>
            <w:tcW w:w="1700" w:type="dxa"/>
            <w:tcBorders>
              <w:top w:val="single" w:sz="6" w:space="0" w:color="BFBFBF"/>
              <w:left w:val="single" w:sz="6" w:space="0" w:color="BFBFBF"/>
              <w:bottom w:val="single" w:sz="6" w:space="0" w:color="BFBFBF"/>
              <w:right w:val="single" w:sz="6" w:space="0" w:color="BFBFBF"/>
            </w:tcBorders>
            <w:vAlign w:val="center"/>
          </w:tcPr>
          <w:p w14:paraId="202C6321" w14:textId="77777777" w:rsidR="00100B45" w:rsidRDefault="00000000">
            <w:pPr>
              <w:rPr>
                <w:rFonts w:ascii="Montserrat" w:hAnsi="Montserrat"/>
                <w:sz w:val="20"/>
                <w:szCs w:val="20"/>
                <w:lang w:val="en-IN"/>
              </w:rPr>
            </w:pPr>
            <w:r>
              <w:rPr>
                <w:rFonts w:ascii="Montserrat" w:hAnsi="Montserrat"/>
                <w:sz w:val="20"/>
                <w:szCs w:val="20"/>
                <w:lang w:val="en-IN"/>
              </w:rPr>
              <w:t>INC-4 (W11)</w:t>
            </w:r>
          </w:p>
        </w:tc>
        <w:tc>
          <w:tcPr>
            <w:tcW w:w="1644" w:type="dxa"/>
            <w:tcBorders>
              <w:top w:val="single" w:sz="6" w:space="0" w:color="BFBFBF"/>
              <w:left w:val="single" w:sz="6" w:space="0" w:color="BFBFBF"/>
              <w:bottom w:val="single" w:sz="6" w:space="0" w:color="BFBFBF"/>
              <w:right w:val="single" w:sz="6" w:space="0" w:color="BFBFBF"/>
            </w:tcBorders>
            <w:vAlign w:val="center"/>
          </w:tcPr>
          <w:p w14:paraId="61E3AAC6" w14:textId="77777777" w:rsidR="00100B45" w:rsidRDefault="00000000">
            <w:pPr>
              <w:jc w:val="center"/>
              <w:rPr>
                <w:rFonts w:ascii="Montserrat" w:hAnsi="Montserrat"/>
                <w:sz w:val="20"/>
                <w:szCs w:val="20"/>
                <w:lang w:val="en-IN"/>
              </w:rPr>
            </w:pPr>
            <w:r>
              <w:rPr>
                <w:rFonts w:ascii="Montserrat" w:hAnsi="Montserrat"/>
                <w:sz w:val="20"/>
                <w:szCs w:val="20"/>
                <w:lang w:val="en-IN"/>
              </w:rPr>
              <w:t>Phase 3</w:t>
            </w:r>
          </w:p>
        </w:tc>
      </w:tr>
      <w:tr w:rsidR="00100B45" w14:paraId="1C7C5D5F"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1260426D" w14:textId="77777777" w:rsidR="00100B45" w:rsidRDefault="00000000">
            <w:pPr>
              <w:rPr>
                <w:rFonts w:ascii="Montserrat" w:hAnsi="Montserrat"/>
                <w:sz w:val="20"/>
                <w:szCs w:val="20"/>
                <w:lang w:val="en-IN"/>
              </w:rPr>
            </w:pPr>
            <w:r>
              <w:rPr>
                <w:rFonts w:ascii="Montserrat" w:hAnsi="Montserrat"/>
                <w:sz w:val="20"/>
                <w:szCs w:val="20"/>
                <w:lang w:val="en-IN"/>
              </w:rPr>
              <w:lastRenderedPageBreak/>
              <w:t>Metadata derivation and version ranking</w:t>
            </w:r>
          </w:p>
        </w:tc>
        <w:tc>
          <w:tcPr>
            <w:tcW w:w="2100" w:type="dxa"/>
            <w:tcBorders>
              <w:top w:val="single" w:sz="6" w:space="0" w:color="BFBFBF"/>
              <w:left w:val="single" w:sz="6" w:space="0" w:color="BFBFBF"/>
              <w:bottom w:val="single" w:sz="6" w:space="0" w:color="BFBFBF"/>
              <w:right w:val="single" w:sz="6" w:space="0" w:color="BFBFBF"/>
            </w:tcBorders>
            <w:vAlign w:val="center"/>
          </w:tcPr>
          <w:p w14:paraId="11E118A8" w14:textId="77777777" w:rsidR="00100B45" w:rsidRDefault="00000000">
            <w:pPr>
              <w:rPr>
                <w:rFonts w:ascii="Montserrat" w:hAnsi="Montserrat"/>
                <w:sz w:val="20"/>
                <w:szCs w:val="20"/>
                <w:lang w:val="en-IN"/>
              </w:rPr>
            </w:pPr>
            <w:r>
              <w:rPr>
                <w:rFonts w:ascii="Montserrat" w:hAnsi="Montserrat"/>
                <w:sz w:val="20"/>
                <w:szCs w:val="20"/>
                <w:lang w:val="en-IN"/>
              </w:rPr>
              <w:t>INC-2 (W6, minimal metadata)</w:t>
            </w:r>
          </w:p>
        </w:tc>
        <w:tc>
          <w:tcPr>
            <w:tcW w:w="1700" w:type="dxa"/>
            <w:tcBorders>
              <w:top w:val="single" w:sz="6" w:space="0" w:color="BFBFBF"/>
              <w:left w:val="single" w:sz="6" w:space="0" w:color="BFBFBF"/>
              <w:bottom w:val="single" w:sz="6" w:space="0" w:color="BFBFBF"/>
              <w:right w:val="single" w:sz="6" w:space="0" w:color="BFBFBF"/>
            </w:tcBorders>
            <w:vAlign w:val="center"/>
          </w:tcPr>
          <w:p w14:paraId="037B9C55" w14:textId="77777777" w:rsidR="00100B45" w:rsidRDefault="00000000">
            <w:pPr>
              <w:rPr>
                <w:rFonts w:ascii="Montserrat" w:hAnsi="Montserrat"/>
                <w:sz w:val="20"/>
                <w:szCs w:val="20"/>
                <w:lang w:val="en-IN"/>
              </w:rPr>
            </w:pPr>
            <w:r>
              <w:rPr>
                <w:rFonts w:ascii="Montserrat" w:hAnsi="Montserrat"/>
                <w:sz w:val="20"/>
                <w:szCs w:val="20"/>
                <w:lang w:val="en-IN"/>
              </w:rPr>
              <w:t>INC-5 (W13)</w:t>
            </w:r>
          </w:p>
        </w:tc>
        <w:tc>
          <w:tcPr>
            <w:tcW w:w="1644" w:type="dxa"/>
            <w:tcBorders>
              <w:top w:val="single" w:sz="6" w:space="0" w:color="BFBFBF"/>
              <w:left w:val="single" w:sz="6" w:space="0" w:color="BFBFBF"/>
              <w:bottom w:val="single" w:sz="6" w:space="0" w:color="BFBFBF"/>
              <w:right w:val="single" w:sz="6" w:space="0" w:color="BFBFBF"/>
            </w:tcBorders>
            <w:vAlign w:val="center"/>
          </w:tcPr>
          <w:p w14:paraId="38291E4E" w14:textId="77777777" w:rsidR="00100B45" w:rsidRDefault="00000000">
            <w:pPr>
              <w:jc w:val="center"/>
              <w:rPr>
                <w:rFonts w:ascii="Montserrat" w:hAnsi="Montserrat"/>
                <w:sz w:val="20"/>
                <w:szCs w:val="20"/>
                <w:lang w:val="en-IN"/>
              </w:rPr>
            </w:pPr>
            <w:r>
              <w:rPr>
                <w:rFonts w:ascii="Montserrat" w:hAnsi="Montserrat"/>
                <w:sz w:val="20"/>
                <w:szCs w:val="20"/>
                <w:lang w:val="en-IN"/>
              </w:rPr>
              <w:t>Phase 3</w:t>
            </w:r>
          </w:p>
        </w:tc>
      </w:tr>
      <w:tr w:rsidR="00100B45" w14:paraId="4E434126"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6A16C07A" w14:textId="77777777" w:rsidR="00100B45" w:rsidRDefault="00000000">
            <w:pPr>
              <w:rPr>
                <w:rFonts w:ascii="Montserrat" w:hAnsi="Montserrat"/>
                <w:sz w:val="20"/>
                <w:szCs w:val="20"/>
                <w:lang w:val="en-IN"/>
              </w:rPr>
            </w:pPr>
            <w:r>
              <w:rPr>
                <w:rFonts w:ascii="Montserrat" w:hAnsi="Montserrat"/>
                <w:sz w:val="20"/>
                <w:szCs w:val="20"/>
                <w:lang w:val="en-IN"/>
              </w:rPr>
              <w:t>Conflicting or ambiguous versions routed to a curator review queue and resolved in the application</w:t>
            </w:r>
          </w:p>
        </w:tc>
        <w:tc>
          <w:tcPr>
            <w:tcW w:w="2100" w:type="dxa"/>
            <w:tcBorders>
              <w:top w:val="single" w:sz="6" w:space="0" w:color="BFBFBF"/>
              <w:left w:val="single" w:sz="6" w:space="0" w:color="BFBFBF"/>
              <w:bottom w:val="single" w:sz="6" w:space="0" w:color="BFBFBF"/>
              <w:right w:val="single" w:sz="6" w:space="0" w:color="BFBFBF"/>
            </w:tcBorders>
            <w:vAlign w:val="center"/>
          </w:tcPr>
          <w:p w14:paraId="05E306A7" w14:textId="77777777" w:rsidR="00100B45" w:rsidRDefault="00000000">
            <w:pPr>
              <w:rPr>
                <w:rFonts w:ascii="Montserrat" w:hAnsi="Montserrat"/>
                <w:sz w:val="20"/>
                <w:szCs w:val="20"/>
                <w:lang w:val="en-IN"/>
              </w:rPr>
            </w:pPr>
            <w:r>
              <w:rPr>
                <w:rFonts w:ascii="Montserrat" w:hAnsi="Montserrat"/>
                <w:sz w:val="20"/>
                <w:szCs w:val="20"/>
                <w:lang w:val="en-IN"/>
              </w:rPr>
              <w:t>INC-5 (W13)</w:t>
            </w:r>
          </w:p>
        </w:tc>
        <w:tc>
          <w:tcPr>
            <w:tcW w:w="1700" w:type="dxa"/>
            <w:tcBorders>
              <w:top w:val="single" w:sz="6" w:space="0" w:color="BFBFBF"/>
              <w:left w:val="single" w:sz="6" w:space="0" w:color="BFBFBF"/>
              <w:bottom w:val="single" w:sz="6" w:space="0" w:color="BFBFBF"/>
              <w:right w:val="single" w:sz="6" w:space="0" w:color="BFBFBF"/>
            </w:tcBorders>
            <w:vAlign w:val="center"/>
          </w:tcPr>
          <w:p w14:paraId="7182F195" w14:textId="77777777" w:rsidR="00100B45" w:rsidRDefault="00000000">
            <w:pPr>
              <w:rPr>
                <w:rFonts w:ascii="Montserrat" w:hAnsi="Montserrat"/>
                <w:sz w:val="20"/>
                <w:szCs w:val="20"/>
                <w:lang w:val="en-IN"/>
              </w:rPr>
            </w:pPr>
            <w:r>
              <w:rPr>
                <w:rFonts w:ascii="Montserrat" w:hAnsi="Montserrat"/>
                <w:sz w:val="20"/>
                <w:szCs w:val="20"/>
                <w:lang w:val="en-IN"/>
              </w:rPr>
              <w:t>INC-5 (W13)</w:t>
            </w:r>
          </w:p>
        </w:tc>
        <w:tc>
          <w:tcPr>
            <w:tcW w:w="1644" w:type="dxa"/>
            <w:tcBorders>
              <w:top w:val="single" w:sz="6" w:space="0" w:color="BFBFBF"/>
              <w:left w:val="single" w:sz="6" w:space="0" w:color="BFBFBF"/>
              <w:bottom w:val="single" w:sz="6" w:space="0" w:color="BFBFBF"/>
              <w:right w:val="single" w:sz="6" w:space="0" w:color="BFBFBF"/>
            </w:tcBorders>
            <w:vAlign w:val="center"/>
          </w:tcPr>
          <w:p w14:paraId="477AD4D1" w14:textId="77777777" w:rsidR="00100B45" w:rsidRDefault="00000000">
            <w:pPr>
              <w:jc w:val="center"/>
              <w:rPr>
                <w:rFonts w:ascii="Montserrat" w:hAnsi="Montserrat"/>
                <w:sz w:val="20"/>
                <w:szCs w:val="20"/>
                <w:lang w:val="en-IN"/>
              </w:rPr>
            </w:pPr>
            <w:r>
              <w:rPr>
                <w:rFonts w:ascii="Montserrat" w:hAnsi="Montserrat"/>
                <w:sz w:val="20"/>
                <w:szCs w:val="20"/>
                <w:lang w:val="en-IN"/>
              </w:rPr>
              <w:t>Phase 3</w:t>
            </w:r>
          </w:p>
        </w:tc>
      </w:tr>
      <w:tr w:rsidR="00100B45" w14:paraId="0087BFC2"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052725E0" w14:textId="77777777" w:rsidR="00100B45" w:rsidRDefault="00000000">
            <w:pPr>
              <w:rPr>
                <w:rFonts w:ascii="Montserrat" w:hAnsi="Montserrat"/>
                <w:sz w:val="20"/>
                <w:szCs w:val="20"/>
                <w:lang w:val="en-IN"/>
              </w:rPr>
            </w:pPr>
            <w:r>
              <w:rPr>
                <w:rFonts w:ascii="Montserrat" w:hAnsi="Montserrat"/>
                <w:sz w:val="20"/>
                <w:szCs w:val="20"/>
                <w:lang w:val="en-IN"/>
              </w:rPr>
              <w:t>Knowledge base build and incremental synchronisation using Amazon Bedrock embedding models</w:t>
            </w:r>
          </w:p>
        </w:tc>
        <w:tc>
          <w:tcPr>
            <w:tcW w:w="2100" w:type="dxa"/>
            <w:tcBorders>
              <w:top w:val="single" w:sz="6" w:space="0" w:color="BFBFBF"/>
              <w:left w:val="single" w:sz="6" w:space="0" w:color="BFBFBF"/>
              <w:bottom w:val="single" w:sz="6" w:space="0" w:color="BFBFBF"/>
              <w:right w:val="single" w:sz="6" w:space="0" w:color="BFBFBF"/>
            </w:tcBorders>
            <w:vAlign w:val="center"/>
          </w:tcPr>
          <w:p w14:paraId="49E4B866" w14:textId="77777777" w:rsidR="00100B45" w:rsidRDefault="00000000">
            <w:pPr>
              <w:rPr>
                <w:rFonts w:ascii="Montserrat" w:hAnsi="Montserrat"/>
                <w:sz w:val="20"/>
                <w:szCs w:val="20"/>
                <w:lang w:val="en-IN"/>
              </w:rPr>
            </w:pPr>
            <w:r>
              <w:rPr>
                <w:rFonts w:ascii="Montserrat" w:hAnsi="Montserrat"/>
                <w:sz w:val="20"/>
                <w:szCs w:val="20"/>
                <w:lang w:val="en-IN"/>
              </w:rPr>
              <w:t>INC-2 (W6, full rebuild)</w:t>
            </w:r>
          </w:p>
        </w:tc>
        <w:tc>
          <w:tcPr>
            <w:tcW w:w="1700" w:type="dxa"/>
            <w:tcBorders>
              <w:top w:val="single" w:sz="6" w:space="0" w:color="BFBFBF"/>
              <w:left w:val="single" w:sz="6" w:space="0" w:color="BFBFBF"/>
              <w:bottom w:val="single" w:sz="6" w:space="0" w:color="BFBFBF"/>
              <w:right w:val="single" w:sz="6" w:space="0" w:color="BFBFBF"/>
            </w:tcBorders>
            <w:vAlign w:val="center"/>
          </w:tcPr>
          <w:p w14:paraId="6682F978" w14:textId="77777777" w:rsidR="00100B45" w:rsidRDefault="00000000">
            <w:pPr>
              <w:rPr>
                <w:rFonts w:ascii="Montserrat" w:hAnsi="Montserrat"/>
                <w:sz w:val="20"/>
                <w:szCs w:val="20"/>
                <w:lang w:val="en-IN"/>
              </w:rPr>
            </w:pPr>
            <w:r>
              <w:rPr>
                <w:rFonts w:ascii="Montserrat" w:hAnsi="Montserrat"/>
                <w:sz w:val="20"/>
                <w:szCs w:val="20"/>
                <w:lang w:val="en-IN"/>
              </w:rPr>
              <w:t>INC-4 (W11, incremental)</w:t>
            </w:r>
          </w:p>
        </w:tc>
        <w:tc>
          <w:tcPr>
            <w:tcW w:w="1644" w:type="dxa"/>
            <w:tcBorders>
              <w:top w:val="single" w:sz="6" w:space="0" w:color="BFBFBF"/>
              <w:left w:val="single" w:sz="6" w:space="0" w:color="BFBFBF"/>
              <w:bottom w:val="single" w:sz="6" w:space="0" w:color="BFBFBF"/>
              <w:right w:val="single" w:sz="6" w:space="0" w:color="BFBFBF"/>
            </w:tcBorders>
            <w:vAlign w:val="center"/>
          </w:tcPr>
          <w:p w14:paraId="49A95752" w14:textId="77777777" w:rsidR="00100B45" w:rsidRDefault="00000000">
            <w:pPr>
              <w:jc w:val="center"/>
              <w:rPr>
                <w:rFonts w:ascii="Montserrat" w:hAnsi="Montserrat"/>
                <w:sz w:val="20"/>
                <w:szCs w:val="20"/>
                <w:lang w:val="en-IN"/>
              </w:rPr>
            </w:pPr>
            <w:r>
              <w:rPr>
                <w:rFonts w:ascii="Montserrat" w:hAnsi="Montserrat"/>
                <w:sz w:val="20"/>
                <w:szCs w:val="20"/>
                <w:lang w:val="en-IN"/>
              </w:rPr>
              <w:t>Phase 3</w:t>
            </w:r>
          </w:p>
        </w:tc>
      </w:tr>
      <w:tr w:rsidR="00100B45" w14:paraId="11CD4AD1"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72D41638" w14:textId="77777777" w:rsidR="00100B45" w:rsidRDefault="00000000">
            <w:pPr>
              <w:rPr>
                <w:rFonts w:ascii="Montserrat" w:hAnsi="Montserrat"/>
                <w:sz w:val="20"/>
                <w:szCs w:val="20"/>
                <w:lang w:val="en-IN"/>
              </w:rPr>
            </w:pPr>
            <w:r>
              <w:rPr>
                <w:rFonts w:ascii="Montserrat" w:hAnsi="Montserrat"/>
                <w:sz w:val="20"/>
                <w:szCs w:val="20"/>
                <w:lang w:val="en-IN"/>
              </w:rPr>
              <w:t>Grounded answering: filtered hybrid retrieval, grounding check, source citations and confidence indication</w:t>
            </w:r>
          </w:p>
        </w:tc>
        <w:tc>
          <w:tcPr>
            <w:tcW w:w="2100" w:type="dxa"/>
            <w:tcBorders>
              <w:top w:val="single" w:sz="6" w:space="0" w:color="BFBFBF"/>
              <w:left w:val="single" w:sz="6" w:space="0" w:color="BFBFBF"/>
              <w:bottom w:val="single" w:sz="6" w:space="0" w:color="BFBFBF"/>
              <w:right w:val="single" w:sz="6" w:space="0" w:color="BFBFBF"/>
            </w:tcBorders>
            <w:vAlign w:val="center"/>
          </w:tcPr>
          <w:p w14:paraId="4D654AA5" w14:textId="77777777" w:rsidR="00100B45" w:rsidRDefault="00000000">
            <w:pPr>
              <w:rPr>
                <w:rFonts w:ascii="Montserrat" w:hAnsi="Montserrat"/>
                <w:sz w:val="20"/>
                <w:szCs w:val="20"/>
                <w:lang w:val="en-IN"/>
              </w:rPr>
            </w:pPr>
            <w:r>
              <w:rPr>
                <w:rFonts w:ascii="Montserrat" w:hAnsi="Montserrat"/>
                <w:sz w:val="20"/>
                <w:szCs w:val="20"/>
                <w:lang w:val="en-IN"/>
              </w:rPr>
              <w:t>INC-2 (W6, baseline retrieval and citations)</w:t>
            </w:r>
          </w:p>
        </w:tc>
        <w:tc>
          <w:tcPr>
            <w:tcW w:w="1700" w:type="dxa"/>
            <w:tcBorders>
              <w:top w:val="single" w:sz="6" w:space="0" w:color="BFBFBF"/>
              <w:left w:val="single" w:sz="6" w:space="0" w:color="BFBFBF"/>
              <w:bottom w:val="single" w:sz="6" w:space="0" w:color="BFBFBF"/>
              <w:right w:val="single" w:sz="6" w:space="0" w:color="BFBFBF"/>
            </w:tcBorders>
            <w:vAlign w:val="center"/>
          </w:tcPr>
          <w:p w14:paraId="41ED7B53" w14:textId="77777777" w:rsidR="00100B45" w:rsidRDefault="00000000">
            <w:pPr>
              <w:rPr>
                <w:rFonts w:ascii="Montserrat" w:hAnsi="Montserrat"/>
                <w:sz w:val="20"/>
                <w:szCs w:val="20"/>
                <w:lang w:val="en-IN"/>
              </w:rPr>
            </w:pPr>
            <w:r>
              <w:rPr>
                <w:rFonts w:ascii="Montserrat" w:hAnsi="Montserrat"/>
                <w:sz w:val="20"/>
                <w:szCs w:val="20"/>
                <w:lang w:val="en-IN"/>
              </w:rPr>
              <w:t>INC-6 (W15)</w:t>
            </w:r>
          </w:p>
        </w:tc>
        <w:tc>
          <w:tcPr>
            <w:tcW w:w="1644" w:type="dxa"/>
            <w:tcBorders>
              <w:top w:val="single" w:sz="6" w:space="0" w:color="BFBFBF"/>
              <w:left w:val="single" w:sz="6" w:space="0" w:color="BFBFBF"/>
              <w:bottom w:val="single" w:sz="6" w:space="0" w:color="BFBFBF"/>
              <w:right w:val="single" w:sz="6" w:space="0" w:color="BFBFBF"/>
            </w:tcBorders>
            <w:vAlign w:val="center"/>
          </w:tcPr>
          <w:p w14:paraId="4EA101C2" w14:textId="77777777" w:rsidR="00100B45" w:rsidRDefault="00000000">
            <w:pPr>
              <w:jc w:val="center"/>
              <w:rPr>
                <w:rFonts w:ascii="Montserrat" w:hAnsi="Montserrat"/>
                <w:sz w:val="20"/>
                <w:szCs w:val="20"/>
                <w:lang w:val="en-IN"/>
              </w:rPr>
            </w:pPr>
            <w:r>
              <w:rPr>
                <w:rFonts w:ascii="Montserrat" w:hAnsi="Montserrat"/>
                <w:sz w:val="20"/>
                <w:szCs w:val="20"/>
                <w:lang w:val="en-IN"/>
              </w:rPr>
              <w:t>Phase 4</w:t>
            </w:r>
          </w:p>
        </w:tc>
      </w:tr>
      <w:tr w:rsidR="00100B45" w14:paraId="284B8B20"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0BBBF784" w14:textId="77777777" w:rsidR="00100B45" w:rsidRDefault="00000000">
            <w:pPr>
              <w:rPr>
                <w:rFonts w:ascii="Montserrat" w:hAnsi="Montserrat"/>
                <w:sz w:val="20"/>
                <w:szCs w:val="20"/>
                <w:lang w:val="en-IN"/>
              </w:rPr>
            </w:pPr>
            <w:r>
              <w:rPr>
                <w:rFonts w:ascii="Montserrat" w:hAnsi="Montserrat"/>
                <w:sz w:val="20"/>
                <w:szCs w:val="20"/>
                <w:lang w:val="en-IN"/>
              </w:rPr>
              <w:t>Clarification behaviour in place of a bare refusal</w:t>
            </w:r>
          </w:p>
        </w:tc>
        <w:tc>
          <w:tcPr>
            <w:tcW w:w="2100" w:type="dxa"/>
            <w:tcBorders>
              <w:top w:val="single" w:sz="6" w:space="0" w:color="BFBFBF"/>
              <w:left w:val="single" w:sz="6" w:space="0" w:color="BFBFBF"/>
              <w:bottom w:val="single" w:sz="6" w:space="0" w:color="BFBFBF"/>
              <w:right w:val="single" w:sz="6" w:space="0" w:color="BFBFBF"/>
            </w:tcBorders>
            <w:vAlign w:val="center"/>
          </w:tcPr>
          <w:p w14:paraId="45133049" w14:textId="77777777" w:rsidR="00100B45" w:rsidRDefault="00000000">
            <w:pPr>
              <w:rPr>
                <w:rFonts w:ascii="Montserrat" w:hAnsi="Montserrat"/>
                <w:sz w:val="20"/>
                <w:szCs w:val="20"/>
                <w:lang w:val="en-IN"/>
              </w:rPr>
            </w:pPr>
            <w:r>
              <w:rPr>
                <w:rFonts w:ascii="Montserrat" w:hAnsi="Montserrat"/>
                <w:sz w:val="20"/>
                <w:szCs w:val="20"/>
                <w:lang w:val="en-IN"/>
              </w:rPr>
              <w:t>INC-6 (W15)</w:t>
            </w:r>
          </w:p>
        </w:tc>
        <w:tc>
          <w:tcPr>
            <w:tcW w:w="1700" w:type="dxa"/>
            <w:tcBorders>
              <w:top w:val="single" w:sz="6" w:space="0" w:color="BFBFBF"/>
              <w:left w:val="single" w:sz="6" w:space="0" w:color="BFBFBF"/>
              <w:bottom w:val="single" w:sz="6" w:space="0" w:color="BFBFBF"/>
              <w:right w:val="single" w:sz="6" w:space="0" w:color="BFBFBF"/>
            </w:tcBorders>
            <w:vAlign w:val="center"/>
          </w:tcPr>
          <w:p w14:paraId="0C30363E" w14:textId="77777777" w:rsidR="00100B45" w:rsidRDefault="00000000">
            <w:pPr>
              <w:rPr>
                <w:rFonts w:ascii="Montserrat" w:hAnsi="Montserrat"/>
                <w:sz w:val="20"/>
                <w:szCs w:val="20"/>
                <w:lang w:val="en-IN"/>
              </w:rPr>
            </w:pPr>
            <w:r>
              <w:rPr>
                <w:rFonts w:ascii="Montserrat" w:hAnsi="Montserrat"/>
                <w:sz w:val="20"/>
                <w:szCs w:val="20"/>
                <w:lang w:val="en-IN"/>
              </w:rPr>
              <w:t>INC-6 (W15)</w:t>
            </w:r>
          </w:p>
        </w:tc>
        <w:tc>
          <w:tcPr>
            <w:tcW w:w="1644" w:type="dxa"/>
            <w:tcBorders>
              <w:top w:val="single" w:sz="6" w:space="0" w:color="BFBFBF"/>
              <w:left w:val="single" w:sz="6" w:space="0" w:color="BFBFBF"/>
              <w:bottom w:val="single" w:sz="6" w:space="0" w:color="BFBFBF"/>
              <w:right w:val="single" w:sz="6" w:space="0" w:color="BFBFBF"/>
            </w:tcBorders>
            <w:vAlign w:val="center"/>
          </w:tcPr>
          <w:p w14:paraId="309D9435" w14:textId="77777777" w:rsidR="00100B45" w:rsidRDefault="00000000">
            <w:pPr>
              <w:jc w:val="center"/>
              <w:rPr>
                <w:rFonts w:ascii="Montserrat" w:hAnsi="Montserrat"/>
                <w:sz w:val="20"/>
                <w:szCs w:val="20"/>
                <w:lang w:val="en-IN"/>
              </w:rPr>
            </w:pPr>
            <w:r>
              <w:rPr>
                <w:rFonts w:ascii="Montserrat" w:hAnsi="Montserrat"/>
                <w:sz w:val="20"/>
                <w:szCs w:val="20"/>
                <w:lang w:val="en-IN"/>
              </w:rPr>
              <w:t>Phase 4</w:t>
            </w:r>
          </w:p>
        </w:tc>
      </w:tr>
      <w:tr w:rsidR="00100B45" w14:paraId="05893430"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7525043E" w14:textId="77777777" w:rsidR="00100B45" w:rsidRDefault="00000000">
            <w:pPr>
              <w:rPr>
                <w:rFonts w:ascii="Montserrat" w:hAnsi="Montserrat"/>
                <w:sz w:val="20"/>
                <w:szCs w:val="20"/>
                <w:lang w:val="en-IN"/>
              </w:rPr>
            </w:pPr>
            <w:r>
              <w:rPr>
                <w:rFonts w:ascii="Montserrat" w:hAnsi="Montserrat"/>
                <w:sz w:val="20"/>
                <w:szCs w:val="20"/>
                <w:lang w:val="en-IN"/>
              </w:rPr>
              <w:t>Custom web application providing chat, curator queue and administrator views</w:t>
            </w:r>
          </w:p>
        </w:tc>
        <w:tc>
          <w:tcPr>
            <w:tcW w:w="2100" w:type="dxa"/>
            <w:tcBorders>
              <w:top w:val="single" w:sz="6" w:space="0" w:color="BFBFBF"/>
              <w:left w:val="single" w:sz="6" w:space="0" w:color="BFBFBF"/>
              <w:bottom w:val="single" w:sz="6" w:space="0" w:color="BFBFBF"/>
              <w:right w:val="single" w:sz="6" w:space="0" w:color="BFBFBF"/>
            </w:tcBorders>
            <w:vAlign w:val="center"/>
          </w:tcPr>
          <w:p w14:paraId="2820B284" w14:textId="77777777" w:rsidR="00100B45" w:rsidRDefault="00000000">
            <w:pPr>
              <w:rPr>
                <w:rFonts w:ascii="Montserrat" w:hAnsi="Montserrat"/>
                <w:sz w:val="20"/>
                <w:szCs w:val="20"/>
                <w:lang w:val="en-IN"/>
              </w:rPr>
            </w:pPr>
            <w:r>
              <w:rPr>
                <w:rFonts w:ascii="Montserrat" w:hAnsi="Montserrat"/>
                <w:sz w:val="20"/>
                <w:szCs w:val="20"/>
                <w:lang w:val="en-IN"/>
              </w:rPr>
              <w:t>INC-1 (W4, shell)</w:t>
            </w:r>
          </w:p>
        </w:tc>
        <w:tc>
          <w:tcPr>
            <w:tcW w:w="1700" w:type="dxa"/>
            <w:tcBorders>
              <w:top w:val="single" w:sz="6" w:space="0" w:color="BFBFBF"/>
              <w:left w:val="single" w:sz="6" w:space="0" w:color="BFBFBF"/>
              <w:bottom w:val="single" w:sz="6" w:space="0" w:color="BFBFBF"/>
              <w:right w:val="single" w:sz="6" w:space="0" w:color="BFBFBF"/>
            </w:tcBorders>
            <w:vAlign w:val="center"/>
          </w:tcPr>
          <w:p w14:paraId="096D2C53" w14:textId="77777777" w:rsidR="00100B45" w:rsidRDefault="00000000">
            <w:pPr>
              <w:rPr>
                <w:rFonts w:ascii="Montserrat" w:hAnsi="Montserrat"/>
                <w:sz w:val="20"/>
                <w:szCs w:val="20"/>
                <w:lang w:val="en-IN"/>
              </w:rPr>
            </w:pPr>
            <w:r>
              <w:rPr>
                <w:rFonts w:ascii="Montserrat" w:hAnsi="Montserrat"/>
                <w:sz w:val="20"/>
                <w:szCs w:val="20"/>
                <w:lang w:val="en-IN"/>
              </w:rPr>
              <w:t>INC-7 (W17)</w:t>
            </w:r>
          </w:p>
        </w:tc>
        <w:tc>
          <w:tcPr>
            <w:tcW w:w="1644" w:type="dxa"/>
            <w:tcBorders>
              <w:top w:val="single" w:sz="6" w:space="0" w:color="BFBFBF"/>
              <w:left w:val="single" w:sz="6" w:space="0" w:color="BFBFBF"/>
              <w:bottom w:val="single" w:sz="6" w:space="0" w:color="BFBFBF"/>
              <w:right w:val="single" w:sz="6" w:space="0" w:color="BFBFBF"/>
            </w:tcBorders>
            <w:vAlign w:val="center"/>
          </w:tcPr>
          <w:p w14:paraId="3C4A32BC" w14:textId="77777777" w:rsidR="00100B45" w:rsidRDefault="00000000">
            <w:pPr>
              <w:jc w:val="center"/>
              <w:rPr>
                <w:rFonts w:ascii="Montserrat" w:hAnsi="Montserrat"/>
                <w:sz w:val="20"/>
                <w:szCs w:val="20"/>
                <w:lang w:val="en-IN"/>
              </w:rPr>
            </w:pPr>
            <w:r>
              <w:rPr>
                <w:rFonts w:ascii="Montserrat" w:hAnsi="Montserrat"/>
                <w:sz w:val="20"/>
                <w:szCs w:val="20"/>
                <w:lang w:val="en-IN"/>
              </w:rPr>
              <w:t>Phase 4</w:t>
            </w:r>
          </w:p>
        </w:tc>
      </w:tr>
      <w:tr w:rsidR="00100B45" w14:paraId="0B59C040"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7BA3B966" w14:textId="77777777" w:rsidR="00100B45" w:rsidRDefault="00000000">
            <w:pPr>
              <w:rPr>
                <w:rFonts w:ascii="Montserrat" w:hAnsi="Montserrat"/>
                <w:sz w:val="20"/>
                <w:szCs w:val="20"/>
                <w:lang w:val="en-IN"/>
              </w:rPr>
            </w:pPr>
            <w:r>
              <w:rPr>
                <w:rFonts w:ascii="Montserrat" w:hAnsi="Montserrat"/>
                <w:sz w:val="20"/>
                <w:szCs w:val="20"/>
                <w:lang w:val="en-IN"/>
              </w:rPr>
              <w:t>Role-based access for user, curator and administrator roles, federated from Microsoft Entra ID through Amazon Cognito and enforced on the API</w:t>
            </w:r>
          </w:p>
        </w:tc>
        <w:tc>
          <w:tcPr>
            <w:tcW w:w="2100" w:type="dxa"/>
            <w:tcBorders>
              <w:top w:val="single" w:sz="6" w:space="0" w:color="BFBFBF"/>
              <w:left w:val="single" w:sz="6" w:space="0" w:color="BFBFBF"/>
              <w:bottom w:val="single" w:sz="6" w:space="0" w:color="BFBFBF"/>
              <w:right w:val="single" w:sz="6" w:space="0" w:color="BFBFBF"/>
            </w:tcBorders>
            <w:vAlign w:val="center"/>
          </w:tcPr>
          <w:p w14:paraId="530C8573" w14:textId="77777777" w:rsidR="00100B45" w:rsidRDefault="00000000">
            <w:pPr>
              <w:rPr>
                <w:rFonts w:ascii="Montserrat" w:hAnsi="Montserrat"/>
                <w:sz w:val="20"/>
                <w:szCs w:val="20"/>
                <w:lang w:val="en-IN"/>
              </w:rPr>
            </w:pPr>
            <w:r>
              <w:rPr>
                <w:rFonts w:ascii="Montserrat" w:hAnsi="Montserrat"/>
                <w:sz w:val="20"/>
                <w:szCs w:val="20"/>
                <w:lang w:val="en-IN"/>
              </w:rPr>
              <w:t>INC-3 (W8)</w:t>
            </w:r>
          </w:p>
        </w:tc>
        <w:tc>
          <w:tcPr>
            <w:tcW w:w="1700" w:type="dxa"/>
            <w:tcBorders>
              <w:top w:val="single" w:sz="6" w:space="0" w:color="BFBFBF"/>
              <w:left w:val="single" w:sz="6" w:space="0" w:color="BFBFBF"/>
              <w:bottom w:val="single" w:sz="6" w:space="0" w:color="BFBFBF"/>
              <w:right w:val="single" w:sz="6" w:space="0" w:color="BFBFBF"/>
            </w:tcBorders>
            <w:vAlign w:val="center"/>
          </w:tcPr>
          <w:p w14:paraId="22686F4F" w14:textId="77777777" w:rsidR="00100B45" w:rsidRDefault="00000000">
            <w:pPr>
              <w:rPr>
                <w:rFonts w:ascii="Montserrat" w:hAnsi="Montserrat"/>
                <w:sz w:val="20"/>
                <w:szCs w:val="20"/>
                <w:lang w:val="en-IN"/>
              </w:rPr>
            </w:pPr>
            <w:r>
              <w:rPr>
                <w:rFonts w:ascii="Montserrat" w:hAnsi="Montserrat"/>
                <w:sz w:val="20"/>
                <w:szCs w:val="20"/>
                <w:lang w:val="en-IN"/>
              </w:rPr>
              <w:t>INC-3 (W8)</w:t>
            </w:r>
          </w:p>
        </w:tc>
        <w:tc>
          <w:tcPr>
            <w:tcW w:w="1644" w:type="dxa"/>
            <w:tcBorders>
              <w:top w:val="single" w:sz="6" w:space="0" w:color="BFBFBF"/>
              <w:left w:val="single" w:sz="6" w:space="0" w:color="BFBFBF"/>
              <w:bottom w:val="single" w:sz="6" w:space="0" w:color="BFBFBF"/>
              <w:right w:val="single" w:sz="6" w:space="0" w:color="BFBFBF"/>
            </w:tcBorders>
            <w:vAlign w:val="center"/>
          </w:tcPr>
          <w:p w14:paraId="1B82FE12" w14:textId="77777777" w:rsidR="00100B45" w:rsidRDefault="00000000">
            <w:pPr>
              <w:jc w:val="center"/>
              <w:rPr>
                <w:rFonts w:ascii="Montserrat" w:hAnsi="Montserrat"/>
                <w:sz w:val="20"/>
                <w:szCs w:val="20"/>
                <w:lang w:val="en-IN"/>
              </w:rPr>
            </w:pPr>
            <w:r>
              <w:rPr>
                <w:rFonts w:ascii="Montserrat" w:hAnsi="Montserrat"/>
                <w:sz w:val="20"/>
                <w:szCs w:val="20"/>
                <w:lang w:val="en-IN"/>
              </w:rPr>
              <w:t>Phase 2</w:t>
            </w:r>
          </w:p>
        </w:tc>
      </w:tr>
      <w:tr w:rsidR="00100B45" w14:paraId="0445B573"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0D310436" w14:textId="77777777" w:rsidR="00100B45" w:rsidRDefault="00000000">
            <w:pPr>
              <w:rPr>
                <w:rFonts w:ascii="Montserrat" w:hAnsi="Montserrat"/>
                <w:sz w:val="20"/>
                <w:szCs w:val="20"/>
                <w:lang w:val="en-IN"/>
              </w:rPr>
            </w:pPr>
            <w:r>
              <w:rPr>
                <w:rFonts w:ascii="Montserrat" w:hAnsi="Montserrat"/>
                <w:sz w:val="20"/>
                <w:szCs w:val="20"/>
                <w:lang w:val="en-IN"/>
              </w:rPr>
              <w:t>Support for English, Spanish and French across the interface, the question and the answer</w:t>
            </w:r>
          </w:p>
        </w:tc>
        <w:tc>
          <w:tcPr>
            <w:tcW w:w="2100" w:type="dxa"/>
            <w:tcBorders>
              <w:top w:val="single" w:sz="6" w:space="0" w:color="BFBFBF"/>
              <w:left w:val="single" w:sz="6" w:space="0" w:color="BFBFBF"/>
              <w:bottom w:val="single" w:sz="6" w:space="0" w:color="BFBFBF"/>
              <w:right w:val="single" w:sz="6" w:space="0" w:color="BFBFBF"/>
            </w:tcBorders>
            <w:vAlign w:val="center"/>
          </w:tcPr>
          <w:p w14:paraId="2C7B3E7F" w14:textId="77777777" w:rsidR="00100B45" w:rsidRDefault="00000000">
            <w:pPr>
              <w:rPr>
                <w:rFonts w:ascii="Montserrat" w:hAnsi="Montserrat"/>
                <w:sz w:val="20"/>
                <w:szCs w:val="20"/>
                <w:lang w:val="en-IN"/>
              </w:rPr>
            </w:pPr>
            <w:r>
              <w:rPr>
                <w:rFonts w:ascii="Montserrat" w:hAnsi="Montserrat"/>
                <w:sz w:val="20"/>
                <w:szCs w:val="20"/>
                <w:lang w:val="en-IN"/>
              </w:rPr>
              <w:t>INC-7 (W17)</w:t>
            </w:r>
          </w:p>
        </w:tc>
        <w:tc>
          <w:tcPr>
            <w:tcW w:w="1700" w:type="dxa"/>
            <w:tcBorders>
              <w:top w:val="single" w:sz="6" w:space="0" w:color="BFBFBF"/>
              <w:left w:val="single" w:sz="6" w:space="0" w:color="BFBFBF"/>
              <w:bottom w:val="single" w:sz="6" w:space="0" w:color="BFBFBF"/>
              <w:right w:val="single" w:sz="6" w:space="0" w:color="BFBFBF"/>
            </w:tcBorders>
            <w:vAlign w:val="center"/>
          </w:tcPr>
          <w:p w14:paraId="0F194E6E" w14:textId="77777777" w:rsidR="00100B45" w:rsidRDefault="00000000">
            <w:pPr>
              <w:rPr>
                <w:rFonts w:ascii="Montserrat" w:hAnsi="Montserrat"/>
                <w:sz w:val="20"/>
                <w:szCs w:val="20"/>
                <w:lang w:val="en-IN"/>
              </w:rPr>
            </w:pPr>
            <w:r>
              <w:rPr>
                <w:rFonts w:ascii="Montserrat" w:hAnsi="Montserrat"/>
                <w:sz w:val="20"/>
                <w:szCs w:val="20"/>
                <w:lang w:val="en-IN"/>
              </w:rPr>
              <w:t>INC-7 (W17)</w:t>
            </w:r>
          </w:p>
        </w:tc>
        <w:tc>
          <w:tcPr>
            <w:tcW w:w="1644" w:type="dxa"/>
            <w:tcBorders>
              <w:top w:val="single" w:sz="6" w:space="0" w:color="BFBFBF"/>
              <w:left w:val="single" w:sz="6" w:space="0" w:color="BFBFBF"/>
              <w:bottom w:val="single" w:sz="6" w:space="0" w:color="BFBFBF"/>
              <w:right w:val="single" w:sz="6" w:space="0" w:color="BFBFBF"/>
            </w:tcBorders>
            <w:vAlign w:val="center"/>
          </w:tcPr>
          <w:p w14:paraId="58E27F97" w14:textId="77777777" w:rsidR="00100B45" w:rsidRDefault="00000000">
            <w:pPr>
              <w:jc w:val="center"/>
              <w:rPr>
                <w:rFonts w:ascii="Montserrat" w:hAnsi="Montserrat"/>
                <w:sz w:val="20"/>
                <w:szCs w:val="20"/>
                <w:lang w:val="en-IN"/>
              </w:rPr>
            </w:pPr>
            <w:r>
              <w:rPr>
                <w:rFonts w:ascii="Montserrat" w:hAnsi="Montserrat"/>
                <w:sz w:val="20"/>
                <w:szCs w:val="20"/>
                <w:lang w:val="en-IN"/>
              </w:rPr>
              <w:t>Phase 4</w:t>
            </w:r>
          </w:p>
        </w:tc>
      </w:tr>
      <w:tr w:rsidR="00100B45" w14:paraId="7AF25058"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014EBE58" w14:textId="77777777" w:rsidR="00100B45" w:rsidRDefault="00000000">
            <w:pPr>
              <w:rPr>
                <w:rFonts w:ascii="Montserrat" w:hAnsi="Montserrat"/>
                <w:sz w:val="20"/>
                <w:szCs w:val="20"/>
                <w:lang w:val="en-IN"/>
              </w:rPr>
            </w:pPr>
            <w:r>
              <w:rPr>
                <w:rFonts w:ascii="Montserrat" w:hAnsi="Montserrat"/>
                <w:sz w:val="20"/>
                <w:szCs w:val="20"/>
                <w:lang w:val="en-IN"/>
              </w:rPr>
              <w:t>Telemetry instrumented with OpenTelemetry, and usage, token, cost and quality dashboards</w:t>
            </w:r>
          </w:p>
        </w:tc>
        <w:tc>
          <w:tcPr>
            <w:tcW w:w="2100" w:type="dxa"/>
            <w:tcBorders>
              <w:top w:val="single" w:sz="6" w:space="0" w:color="BFBFBF"/>
              <w:left w:val="single" w:sz="6" w:space="0" w:color="BFBFBF"/>
              <w:bottom w:val="single" w:sz="6" w:space="0" w:color="BFBFBF"/>
              <w:right w:val="single" w:sz="6" w:space="0" w:color="BFBFBF"/>
            </w:tcBorders>
            <w:vAlign w:val="center"/>
          </w:tcPr>
          <w:p w14:paraId="44E8E6F9" w14:textId="77777777" w:rsidR="00100B45" w:rsidRDefault="00000000">
            <w:pPr>
              <w:rPr>
                <w:rFonts w:ascii="Montserrat" w:hAnsi="Montserrat"/>
                <w:sz w:val="20"/>
                <w:szCs w:val="20"/>
                <w:lang w:val="en-IN"/>
              </w:rPr>
            </w:pPr>
            <w:r>
              <w:rPr>
                <w:rFonts w:ascii="Montserrat" w:hAnsi="Montserrat"/>
                <w:sz w:val="20"/>
                <w:szCs w:val="20"/>
                <w:lang w:val="en-IN"/>
              </w:rPr>
              <w:t>INC-1 (W4, instrumentation)</w:t>
            </w:r>
          </w:p>
        </w:tc>
        <w:tc>
          <w:tcPr>
            <w:tcW w:w="1700" w:type="dxa"/>
            <w:tcBorders>
              <w:top w:val="single" w:sz="6" w:space="0" w:color="BFBFBF"/>
              <w:left w:val="single" w:sz="6" w:space="0" w:color="BFBFBF"/>
              <w:bottom w:val="single" w:sz="6" w:space="0" w:color="BFBFBF"/>
              <w:right w:val="single" w:sz="6" w:space="0" w:color="BFBFBF"/>
            </w:tcBorders>
            <w:vAlign w:val="center"/>
          </w:tcPr>
          <w:p w14:paraId="35F1B05B" w14:textId="77777777" w:rsidR="00100B45" w:rsidRDefault="00000000">
            <w:pPr>
              <w:rPr>
                <w:rFonts w:ascii="Montserrat" w:hAnsi="Montserrat"/>
                <w:sz w:val="20"/>
                <w:szCs w:val="20"/>
                <w:lang w:val="en-IN"/>
              </w:rPr>
            </w:pPr>
            <w:r>
              <w:rPr>
                <w:rFonts w:ascii="Montserrat" w:hAnsi="Montserrat"/>
                <w:sz w:val="20"/>
                <w:szCs w:val="20"/>
                <w:lang w:val="en-IN"/>
              </w:rPr>
              <w:t>INC-7 (W17, dashboards)</w:t>
            </w:r>
          </w:p>
        </w:tc>
        <w:tc>
          <w:tcPr>
            <w:tcW w:w="1644" w:type="dxa"/>
            <w:tcBorders>
              <w:top w:val="single" w:sz="6" w:space="0" w:color="BFBFBF"/>
              <w:left w:val="single" w:sz="6" w:space="0" w:color="BFBFBF"/>
              <w:bottom w:val="single" w:sz="6" w:space="0" w:color="BFBFBF"/>
              <w:right w:val="single" w:sz="6" w:space="0" w:color="BFBFBF"/>
            </w:tcBorders>
            <w:vAlign w:val="center"/>
          </w:tcPr>
          <w:p w14:paraId="14076675" w14:textId="77777777" w:rsidR="00100B45" w:rsidRDefault="00000000">
            <w:pPr>
              <w:jc w:val="center"/>
              <w:rPr>
                <w:rFonts w:ascii="Montserrat" w:hAnsi="Montserrat"/>
                <w:sz w:val="20"/>
                <w:szCs w:val="20"/>
                <w:lang w:val="en-IN"/>
              </w:rPr>
            </w:pPr>
            <w:r>
              <w:rPr>
                <w:rFonts w:ascii="Montserrat" w:hAnsi="Montserrat"/>
                <w:sz w:val="20"/>
                <w:szCs w:val="20"/>
                <w:lang w:val="en-IN"/>
              </w:rPr>
              <w:t>Phase 4</w:t>
            </w:r>
          </w:p>
        </w:tc>
      </w:tr>
      <w:tr w:rsidR="00100B45" w14:paraId="2EDF0D5E"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3D0148DD" w14:textId="77777777" w:rsidR="00100B45" w:rsidRDefault="00000000">
            <w:pPr>
              <w:rPr>
                <w:rFonts w:ascii="Montserrat" w:hAnsi="Montserrat"/>
                <w:sz w:val="20"/>
                <w:szCs w:val="20"/>
                <w:lang w:val="en-IN"/>
              </w:rPr>
            </w:pPr>
            <w:r>
              <w:rPr>
                <w:rFonts w:ascii="Montserrat" w:hAnsi="Montserrat"/>
                <w:sz w:val="20"/>
                <w:szCs w:val="20"/>
                <w:lang w:val="en-IN"/>
              </w:rPr>
              <w:t>Deployment into the Nova-provided AWS environment using Terraform, with CI/CD in Nova-owned repositories</w:t>
            </w:r>
          </w:p>
        </w:tc>
        <w:tc>
          <w:tcPr>
            <w:tcW w:w="2100" w:type="dxa"/>
            <w:tcBorders>
              <w:top w:val="single" w:sz="6" w:space="0" w:color="BFBFBF"/>
              <w:left w:val="single" w:sz="6" w:space="0" w:color="BFBFBF"/>
              <w:bottom w:val="single" w:sz="6" w:space="0" w:color="BFBFBF"/>
              <w:right w:val="single" w:sz="6" w:space="0" w:color="BFBFBF"/>
            </w:tcBorders>
            <w:vAlign w:val="center"/>
          </w:tcPr>
          <w:p w14:paraId="75551ABA" w14:textId="77777777" w:rsidR="00100B45" w:rsidRDefault="00000000">
            <w:pPr>
              <w:rPr>
                <w:rFonts w:ascii="Montserrat" w:hAnsi="Montserrat"/>
                <w:sz w:val="20"/>
                <w:szCs w:val="20"/>
                <w:lang w:val="en-IN"/>
              </w:rPr>
            </w:pPr>
            <w:r>
              <w:rPr>
                <w:rFonts w:ascii="Montserrat" w:hAnsi="Montserrat"/>
                <w:sz w:val="20"/>
                <w:szCs w:val="20"/>
                <w:lang w:val="en-IN"/>
              </w:rPr>
              <w:t>INC-1 (W4, Development)</w:t>
            </w:r>
          </w:p>
        </w:tc>
        <w:tc>
          <w:tcPr>
            <w:tcW w:w="1700" w:type="dxa"/>
            <w:tcBorders>
              <w:top w:val="single" w:sz="6" w:space="0" w:color="BFBFBF"/>
              <w:left w:val="single" w:sz="6" w:space="0" w:color="BFBFBF"/>
              <w:bottom w:val="single" w:sz="6" w:space="0" w:color="BFBFBF"/>
              <w:right w:val="single" w:sz="6" w:space="0" w:color="BFBFBF"/>
            </w:tcBorders>
            <w:vAlign w:val="center"/>
          </w:tcPr>
          <w:p w14:paraId="5CEF469B" w14:textId="77777777" w:rsidR="00100B45" w:rsidRDefault="00000000">
            <w:pPr>
              <w:rPr>
                <w:rFonts w:ascii="Montserrat" w:hAnsi="Montserrat"/>
                <w:sz w:val="20"/>
                <w:szCs w:val="20"/>
                <w:lang w:val="en-IN"/>
              </w:rPr>
            </w:pPr>
            <w:r>
              <w:rPr>
                <w:rFonts w:ascii="Montserrat" w:hAnsi="Montserrat"/>
                <w:sz w:val="20"/>
                <w:szCs w:val="20"/>
                <w:lang w:val="en-IN"/>
              </w:rPr>
              <w:t>INC-8 (W19, Production)</w:t>
            </w:r>
          </w:p>
        </w:tc>
        <w:tc>
          <w:tcPr>
            <w:tcW w:w="1644" w:type="dxa"/>
            <w:tcBorders>
              <w:top w:val="single" w:sz="6" w:space="0" w:color="BFBFBF"/>
              <w:left w:val="single" w:sz="6" w:space="0" w:color="BFBFBF"/>
              <w:bottom w:val="single" w:sz="6" w:space="0" w:color="BFBFBF"/>
              <w:right w:val="single" w:sz="6" w:space="0" w:color="BFBFBF"/>
            </w:tcBorders>
            <w:vAlign w:val="center"/>
          </w:tcPr>
          <w:p w14:paraId="62749E05" w14:textId="77777777" w:rsidR="00100B45" w:rsidRDefault="00000000">
            <w:pPr>
              <w:jc w:val="center"/>
              <w:rPr>
                <w:rFonts w:ascii="Montserrat" w:hAnsi="Montserrat"/>
                <w:sz w:val="20"/>
                <w:szCs w:val="20"/>
                <w:lang w:val="en-IN"/>
              </w:rPr>
            </w:pPr>
            <w:r>
              <w:rPr>
                <w:rFonts w:ascii="Montserrat" w:hAnsi="Montserrat"/>
                <w:sz w:val="20"/>
                <w:szCs w:val="20"/>
                <w:lang w:val="en-IN"/>
              </w:rPr>
              <w:t>Phase 5</w:t>
            </w:r>
          </w:p>
        </w:tc>
      </w:tr>
      <w:tr w:rsidR="00100B45" w14:paraId="32D7D791" w14:textId="77777777">
        <w:tc>
          <w:tcPr>
            <w:tcW w:w="3900" w:type="dxa"/>
            <w:tcBorders>
              <w:top w:val="single" w:sz="6" w:space="0" w:color="BFBFBF"/>
              <w:left w:val="single" w:sz="6" w:space="0" w:color="BFBFBF"/>
              <w:bottom w:val="single" w:sz="6" w:space="0" w:color="BFBFBF"/>
              <w:right w:val="single" w:sz="6" w:space="0" w:color="BFBFBF"/>
            </w:tcBorders>
            <w:vAlign w:val="center"/>
          </w:tcPr>
          <w:p w14:paraId="3E10AA09" w14:textId="77777777" w:rsidR="00100B45" w:rsidRDefault="00000000">
            <w:pPr>
              <w:rPr>
                <w:rFonts w:ascii="Montserrat" w:hAnsi="Montserrat"/>
                <w:sz w:val="20"/>
                <w:szCs w:val="20"/>
                <w:lang w:val="en-IN"/>
              </w:rPr>
            </w:pPr>
            <w:r>
              <w:rPr>
                <w:rFonts w:ascii="Montserrat" w:hAnsi="Montserrat"/>
                <w:sz w:val="20"/>
                <w:szCs w:val="20"/>
                <w:lang w:val="en-IN"/>
              </w:rPr>
              <w:t>Documentation and structured knowledge transfer</w:t>
            </w:r>
          </w:p>
        </w:tc>
        <w:tc>
          <w:tcPr>
            <w:tcW w:w="2100" w:type="dxa"/>
            <w:tcBorders>
              <w:top w:val="single" w:sz="6" w:space="0" w:color="BFBFBF"/>
              <w:left w:val="single" w:sz="6" w:space="0" w:color="BFBFBF"/>
              <w:bottom w:val="single" w:sz="6" w:space="0" w:color="BFBFBF"/>
              <w:right w:val="single" w:sz="6" w:space="0" w:color="BFBFBF"/>
            </w:tcBorders>
            <w:vAlign w:val="center"/>
          </w:tcPr>
          <w:p w14:paraId="205801C6" w14:textId="77777777" w:rsidR="00100B45" w:rsidRDefault="00000000">
            <w:pPr>
              <w:rPr>
                <w:rFonts w:ascii="Montserrat" w:hAnsi="Montserrat"/>
                <w:sz w:val="20"/>
                <w:szCs w:val="20"/>
                <w:lang w:val="en-IN"/>
              </w:rPr>
            </w:pPr>
            <w:r>
              <w:rPr>
                <w:rFonts w:ascii="Montserrat" w:hAnsi="Montserrat"/>
                <w:sz w:val="20"/>
                <w:szCs w:val="20"/>
                <w:lang w:val="en-IN"/>
              </w:rPr>
              <w:t>INC-9 (W20)</w:t>
            </w:r>
          </w:p>
        </w:tc>
        <w:tc>
          <w:tcPr>
            <w:tcW w:w="1700" w:type="dxa"/>
            <w:tcBorders>
              <w:top w:val="single" w:sz="6" w:space="0" w:color="BFBFBF"/>
              <w:left w:val="single" w:sz="6" w:space="0" w:color="BFBFBF"/>
              <w:bottom w:val="single" w:sz="6" w:space="0" w:color="BFBFBF"/>
              <w:right w:val="single" w:sz="6" w:space="0" w:color="BFBFBF"/>
            </w:tcBorders>
            <w:vAlign w:val="center"/>
          </w:tcPr>
          <w:p w14:paraId="6B48CEFC" w14:textId="77777777" w:rsidR="00100B45" w:rsidRDefault="00000000">
            <w:pPr>
              <w:rPr>
                <w:rFonts w:ascii="Montserrat" w:hAnsi="Montserrat"/>
                <w:sz w:val="20"/>
                <w:szCs w:val="20"/>
                <w:lang w:val="en-IN"/>
              </w:rPr>
            </w:pPr>
            <w:r>
              <w:rPr>
                <w:rFonts w:ascii="Montserrat" w:hAnsi="Montserrat"/>
                <w:sz w:val="20"/>
                <w:szCs w:val="20"/>
                <w:lang w:val="en-IN"/>
              </w:rPr>
              <w:t>INC-9 (W20)</w:t>
            </w:r>
          </w:p>
        </w:tc>
        <w:tc>
          <w:tcPr>
            <w:tcW w:w="1644" w:type="dxa"/>
            <w:tcBorders>
              <w:top w:val="single" w:sz="6" w:space="0" w:color="BFBFBF"/>
              <w:left w:val="single" w:sz="6" w:space="0" w:color="BFBFBF"/>
              <w:bottom w:val="single" w:sz="6" w:space="0" w:color="BFBFBF"/>
              <w:right w:val="single" w:sz="6" w:space="0" w:color="BFBFBF"/>
            </w:tcBorders>
            <w:vAlign w:val="center"/>
          </w:tcPr>
          <w:p w14:paraId="63399361" w14:textId="77777777" w:rsidR="00100B45" w:rsidRDefault="00000000">
            <w:pPr>
              <w:jc w:val="center"/>
              <w:rPr>
                <w:rFonts w:ascii="Montserrat" w:hAnsi="Montserrat"/>
                <w:sz w:val="20"/>
                <w:szCs w:val="20"/>
                <w:lang w:val="en-IN"/>
              </w:rPr>
            </w:pPr>
            <w:r>
              <w:rPr>
                <w:rFonts w:ascii="Montserrat" w:hAnsi="Montserrat"/>
                <w:sz w:val="20"/>
                <w:szCs w:val="20"/>
                <w:lang w:val="en-IN"/>
              </w:rPr>
              <w:t>Phase 5</w:t>
            </w:r>
          </w:p>
        </w:tc>
      </w:tr>
    </w:tbl>
    <w:p w14:paraId="1D759BA9" w14:textId="77777777" w:rsidR="00100B45" w:rsidRDefault="00100B45"/>
    <w:p w14:paraId="43E16EE5" w14:textId="77777777" w:rsidR="00100B45" w:rsidRDefault="00000000">
      <w:pPr>
        <w:pStyle w:val="Heading3"/>
        <w:rPr>
          <w:rStyle w:val="SubtleEmphasis"/>
          <w:i w:val="0"/>
          <w:iCs w:val="0"/>
          <w:color w:val="auto"/>
        </w:rPr>
      </w:pPr>
      <w:r>
        <w:rPr>
          <w:rStyle w:val="SubtleEmphasis"/>
          <w:i w:val="0"/>
          <w:iCs w:val="0"/>
          <w:color w:val="auto"/>
        </w:rPr>
        <w:t>Query complexity bands</w:t>
      </w:r>
    </w:p>
    <w:p w14:paraId="3A68327D" w14:textId="77777777" w:rsidR="00100B45" w:rsidRDefault="00100B45"/>
    <w:p w14:paraId="4A65C372" w14:textId="77777777" w:rsidR="00100B45" w:rsidRDefault="00000000">
      <w:pPr>
        <w:jc w:val="both"/>
        <w:rPr>
          <w:rFonts w:ascii="Montserrat" w:hAnsi="Montserrat"/>
          <w:sz w:val="20"/>
          <w:szCs w:val="20"/>
          <w:lang w:val="en-IN"/>
        </w:rPr>
      </w:pPr>
      <w:r>
        <w:rPr>
          <w:rFonts w:ascii="Montserrat" w:hAnsi="Montserrat"/>
          <w:sz w:val="20"/>
          <w:szCs w:val="20"/>
          <w:lang w:val="en-IN"/>
        </w:rPr>
        <w:t>Answer quality cannot be assessed, or accepted, without agreeing what class of question is being asked. The bands below are proposed at the start of the engagement and confirmed during Discovery against a Nova-authored question set. Acceptance thresholds are reported separately for each band in Section 3.5.</w:t>
      </w:r>
    </w:p>
    <w:p w14:paraId="3D07C4AE" w14:textId="77777777" w:rsidR="00100B45" w:rsidRDefault="00100B45"/>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1249"/>
        <w:gridCol w:w="2866"/>
        <w:gridCol w:w="2770"/>
        <w:gridCol w:w="2459"/>
      </w:tblGrid>
      <w:tr w:rsidR="00100B45" w14:paraId="63F0BE25" w14:textId="77777777">
        <w:trPr>
          <w:tblHeader/>
        </w:trPr>
        <w:tc>
          <w:tcPr>
            <w:tcW w:w="9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E112000" w14:textId="77777777" w:rsidR="00100B45" w:rsidRDefault="00000000">
            <w:pPr>
              <w:jc w:val="center"/>
              <w:rPr>
                <w:rFonts w:ascii="Montserrat" w:hAnsi="Montserrat"/>
                <w:sz w:val="20"/>
                <w:szCs w:val="20"/>
                <w:lang w:val="en-IN"/>
              </w:rPr>
            </w:pPr>
            <w:r>
              <w:rPr>
                <w:rFonts w:ascii="Montserrat" w:hAnsi="Montserrat"/>
                <w:b/>
                <w:bCs/>
                <w:sz w:val="20"/>
                <w:szCs w:val="20"/>
                <w:lang w:val="en-IN"/>
              </w:rPr>
              <w:t>Band</w:t>
            </w:r>
          </w:p>
        </w:tc>
        <w:tc>
          <w:tcPr>
            <w:tcW w:w="30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22058335" w14:textId="77777777" w:rsidR="00100B45" w:rsidRDefault="00000000">
            <w:pPr>
              <w:rPr>
                <w:rFonts w:ascii="Montserrat" w:hAnsi="Montserrat"/>
                <w:sz w:val="20"/>
                <w:szCs w:val="20"/>
                <w:lang w:val="en-IN"/>
              </w:rPr>
            </w:pPr>
            <w:r>
              <w:rPr>
                <w:rFonts w:ascii="Montserrat" w:hAnsi="Montserrat"/>
                <w:b/>
                <w:bCs/>
                <w:sz w:val="20"/>
                <w:szCs w:val="20"/>
                <w:lang w:val="en-IN"/>
              </w:rPr>
              <w:t>Definition</w:t>
            </w:r>
          </w:p>
        </w:tc>
        <w:tc>
          <w:tcPr>
            <w:tcW w:w="29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48874E9D" w14:textId="77777777" w:rsidR="00100B45" w:rsidRDefault="00000000">
            <w:pPr>
              <w:rPr>
                <w:rFonts w:ascii="Montserrat" w:hAnsi="Montserrat"/>
                <w:sz w:val="20"/>
                <w:szCs w:val="20"/>
                <w:lang w:val="en-IN"/>
              </w:rPr>
            </w:pPr>
            <w:r>
              <w:rPr>
                <w:rFonts w:ascii="Montserrat" w:hAnsi="Montserrat"/>
                <w:b/>
                <w:bCs/>
                <w:sz w:val="20"/>
                <w:szCs w:val="20"/>
                <w:lang w:val="en-IN"/>
              </w:rPr>
              <w:t>Illustrative question</w:t>
            </w:r>
          </w:p>
        </w:tc>
        <w:tc>
          <w:tcPr>
            <w:tcW w:w="2544"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09DFA605" w14:textId="77777777" w:rsidR="00100B45" w:rsidRDefault="00000000">
            <w:pPr>
              <w:rPr>
                <w:rFonts w:ascii="Montserrat" w:hAnsi="Montserrat"/>
                <w:sz w:val="20"/>
                <w:szCs w:val="20"/>
                <w:lang w:val="en-IN"/>
              </w:rPr>
            </w:pPr>
            <w:r>
              <w:rPr>
                <w:rFonts w:ascii="Montserrat" w:hAnsi="Montserrat"/>
                <w:b/>
                <w:bCs/>
                <w:sz w:val="20"/>
                <w:szCs w:val="20"/>
                <w:lang w:val="en-IN"/>
              </w:rPr>
              <w:t>Status under this SoW</w:t>
            </w:r>
          </w:p>
        </w:tc>
      </w:tr>
      <w:tr w:rsidR="00100B45" w14:paraId="09F25216" w14:textId="77777777">
        <w:tc>
          <w:tcPr>
            <w:tcW w:w="900" w:type="dxa"/>
            <w:tcBorders>
              <w:top w:val="single" w:sz="6" w:space="0" w:color="BFBFBF"/>
              <w:left w:val="single" w:sz="6" w:space="0" w:color="BFBFBF"/>
              <w:bottom w:val="single" w:sz="6" w:space="0" w:color="BFBFBF"/>
              <w:right w:val="single" w:sz="6" w:space="0" w:color="BFBFBF"/>
            </w:tcBorders>
            <w:vAlign w:val="center"/>
          </w:tcPr>
          <w:p w14:paraId="25BB715A" w14:textId="77777777" w:rsidR="00100B45" w:rsidRDefault="00000000">
            <w:pPr>
              <w:jc w:val="center"/>
              <w:rPr>
                <w:rFonts w:ascii="Montserrat" w:hAnsi="Montserrat"/>
                <w:sz w:val="20"/>
                <w:szCs w:val="20"/>
                <w:lang w:val="en-IN"/>
              </w:rPr>
            </w:pPr>
            <w:r>
              <w:rPr>
                <w:rFonts w:ascii="Montserrat" w:hAnsi="Montserrat"/>
                <w:sz w:val="20"/>
                <w:szCs w:val="20"/>
                <w:lang w:val="en-IN"/>
              </w:rPr>
              <w:t>A</w:t>
            </w:r>
          </w:p>
          <w:p w14:paraId="22F8505B" w14:textId="77777777" w:rsidR="00100B45" w:rsidRDefault="00000000">
            <w:pPr>
              <w:jc w:val="center"/>
              <w:rPr>
                <w:rFonts w:ascii="Montserrat" w:hAnsi="Montserrat"/>
                <w:sz w:val="20"/>
                <w:szCs w:val="20"/>
                <w:lang w:val="en-IN"/>
              </w:rPr>
            </w:pPr>
            <w:r>
              <w:rPr>
                <w:rFonts w:ascii="Montserrat" w:hAnsi="Montserrat"/>
                <w:sz w:val="20"/>
                <w:szCs w:val="20"/>
                <w:lang w:val="en-IN"/>
              </w:rPr>
              <w:t>Direct</w:t>
            </w:r>
          </w:p>
        </w:tc>
        <w:tc>
          <w:tcPr>
            <w:tcW w:w="3000" w:type="dxa"/>
            <w:tcBorders>
              <w:top w:val="single" w:sz="6" w:space="0" w:color="BFBFBF"/>
              <w:left w:val="single" w:sz="6" w:space="0" w:color="BFBFBF"/>
              <w:bottom w:val="single" w:sz="6" w:space="0" w:color="BFBFBF"/>
              <w:right w:val="single" w:sz="6" w:space="0" w:color="BFBFBF"/>
            </w:tcBorders>
            <w:vAlign w:val="center"/>
          </w:tcPr>
          <w:p w14:paraId="2B2F718D" w14:textId="77777777" w:rsidR="00100B45" w:rsidRDefault="00000000">
            <w:pPr>
              <w:rPr>
                <w:rFonts w:ascii="Montserrat" w:hAnsi="Montserrat"/>
                <w:sz w:val="20"/>
                <w:szCs w:val="20"/>
                <w:lang w:val="en-IN"/>
              </w:rPr>
            </w:pPr>
            <w:r>
              <w:rPr>
                <w:rFonts w:ascii="Montserrat" w:hAnsi="Montserrat"/>
                <w:sz w:val="20"/>
                <w:szCs w:val="20"/>
                <w:lang w:val="en-IN"/>
              </w:rPr>
              <w:t xml:space="preserve">A single fact retrieved from a single section of a single approved document. One </w:t>
            </w:r>
            <w:r>
              <w:rPr>
                <w:rFonts w:ascii="Montserrat" w:hAnsi="Montserrat"/>
                <w:sz w:val="20"/>
                <w:szCs w:val="20"/>
                <w:lang w:val="en-IN"/>
              </w:rPr>
              <w:lastRenderedPageBreak/>
              <w:t>retrieval, direct extraction, no synthesis.</w:t>
            </w:r>
          </w:p>
        </w:tc>
        <w:tc>
          <w:tcPr>
            <w:tcW w:w="2900" w:type="dxa"/>
            <w:tcBorders>
              <w:top w:val="single" w:sz="6" w:space="0" w:color="BFBFBF"/>
              <w:left w:val="single" w:sz="6" w:space="0" w:color="BFBFBF"/>
              <w:bottom w:val="single" w:sz="6" w:space="0" w:color="BFBFBF"/>
              <w:right w:val="single" w:sz="6" w:space="0" w:color="BFBFBF"/>
            </w:tcBorders>
            <w:vAlign w:val="center"/>
          </w:tcPr>
          <w:p w14:paraId="5623F46E" w14:textId="77777777" w:rsidR="00100B45" w:rsidRDefault="00000000">
            <w:pPr>
              <w:rPr>
                <w:rFonts w:ascii="Montserrat" w:hAnsi="Montserrat"/>
                <w:sz w:val="20"/>
                <w:szCs w:val="20"/>
                <w:lang w:val="en-IN"/>
              </w:rPr>
            </w:pPr>
            <w:r>
              <w:rPr>
                <w:rFonts w:ascii="Montserrat" w:hAnsi="Montserrat"/>
                <w:sz w:val="20"/>
                <w:szCs w:val="20"/>
                <w:lang w:val="en-IN"/>
              </w:rPr>
              <w:lastRenderedPageBreak/>
              <w:t>What is the storage temperature for a given reagent?</w:t>
            </w:r>
          </w:p>
        </w:tc>
        <w:tc>
          <w:tcPr>
            <w:tcW w:w="2544" w:type="dxa"/>
            <w:tcBorders>
              <w:top w:val="single" w:sz="6" w:space="0" w:color="BFBFBF"/>
              <w:left w:val="single" w:sz="6" w:space="0" w:color="BFBFBF"/>
              <w:bottom w:val="single" w:sz="6" w:space="0" w:color="BFBFBF"/>
              <w:right w:val="single" w:sz="6" w:space="0" w:color="BFBFBF"/>
            </w:tcBorders>
            <w:vAlign w:val="center"/>
          </w:tcPr>
          <w:p w14:paraId="3C65015E" w14:textId="77777777" w:rsidR="00100B45" w:rsidRDefault="00000000">
            <w:pPr>
              <w:rPr>
                <w:rFonts w:ascii="Montserrat" w:hAnsi="Montserrat"/>
                <w:sz w:val="20"/>
                <w:szCs w:val="20"/>
                <w:lang w:val="en-IN"/>
              </w:rPr>
            </w:pPr>
            <w:r>
              <w:rPr>
                <w:rFonts w:ascii="Montserrat" w:hAnsi="Montserrat"/>
                <w:sz w:val="20"/>
                <w:szCs w:val="20"/>
                <w:lang w:val="en-IN"/>
              </w:rPr>
              <w:t>In scope. Highest accuracy threshold.</w:t>
            </w:r>
          </w:p>
        </w:tc>
      </w:tr>
      <w:tr w:rsidR="00100B45" w14:paraId="4FFE2774" w14:textId="77777777">
        <w:tc>
          <w:tcPr>
            <w:tcW w:w="900" w:type="dxa"/>
            <w:tcBorders>
              <w:top w:val="single" w:sz="6" w:space="0" w:color="BFBFBF"/>
              <w:left w:val="single" w:sz="6" w:space="0" w:color="BFBFBF"/>
              <w:bottom w:val="single" w:sz="6" w:space="0" w:color="BFBFBF"/>
              <w:right w:val="single" w:sz="6" w:space="0" w:color="BFBFBF"/>
            </w:tcBorders>
            <w:vAlign w:val="center"/>
          </w:tcPr>
          <w:p w14:paraId="3043CECA" w14:textId="77777777" w:rsidR="00100B45" w:rsidRDefault="00000000">
            <w:pPr>
              <w:jc w:val="center"/>
              <w:rPr>
                <w:rFonts w:ascii="Montserrat" w:hAnsi="Montserrat"/>
                <w:sz w:val="20"/>
                <w:szCs w:val="20"/>
                <w:lang w:val="en-IN"/>
              </w:rPr>
            </w:pPr>
            <w:r>
              <w:rPr>
                <w:rFonts w:ascii="Montserrat" w:hAnsi="Montserrat"/>
                <w:sz w:val="20"/>
                <w:szCs w:val="20"/>
                <w:lang w:val="en-IN"/>
              </w:rPr>
              <w:t>B</w:t>
            </w:r>
          </w:p>
          <w:p w14:paraId="3460E916" w14:textId="77777777" w:rsidR="00100B45" w:rsidRDefault="00000000">
            <w:pPr>
              <w:jc w:val="center"/>
              <w:rPr>
                <w:rFonts w:ascii="Montserrat" w:hAnsi="Montserrat"/>
                <w:sz w:val="20"/>
                <w:szCs w:val="20"/>
                <w:lang w:val="en-IN"/>
              </w:rPr>
            </w:pPr>
            <w:r>
              <w:rPr>
                <w:rFonts w:ascii="Montserrat" w:hAnsi="Montserrat"/>
                <w:sz w:val="20"/>
                <w:szCs w:val="20"/>
                <w:lang w:val="en-IN"/>
              </w:rPr>
              <w:t>Procedural</w:t>
            </w:r>
          </w:p>
        </w:tc>
        <w:tc>
          <w:tcPr>
            <w:tcW w:w="3000" w:type="dxa"/>
            <w:tcBorders>
              <w:top w:val="single" w:sz="6" w:space="0" w:color="BFBFBF"/>
              <w:left w:val="single" w:sz="6" w:space="0" w:color="BFBFBF"/>
              <w:bottom w:val="single" w:sz="6" w:space="0" w:color="BFBFBF"/>
              <w:right w:val="single" w:sz="6" w:space="0" w:color="BFBFBF"/>
            </w:tcBorders>
            <w:vAlign w:val="center"/>
          </w:tcPr>
          <w:p w14:paraId="04DAB255" w14:textId="77777777" w:rsidR="00100B45" w:rsidRDefault="00000000">
            <w:pPr>
              <w:rPr>
                <w:rFonts w:ascii="Montserrat" w:hAnsi="Montserrat"/>
                <w:sz w:val="20"/>
                <w:szCs w:val="20"/>
                <w:lang w:val="en-IN"/>
              </w:rPr>
            </w:pPr>
            <w:r>
              <w:rPr>
                <w:rFonts w:ascii="Montserrat" w:hAnsi="Montserrat"/>
                <w:sz w:val="20"/>
                <w:szCs w:val="20"/>
                <w:lang w:val="en-IN"/>
              </w:rPr>
              <w:t>An ordered procedure or a synthesis across multiple sections of one document or one product family, including answers that reference a figure or a table.</w:t>
            </w:r>
          </w:p>
        </w:tc>
        <w:tc>
          <w:tcPr>
            <w:tcW w:w="2900" w:type="dxa"/>
            <w:tcBorders>
              <w:top w:val="single" w:sz="6" w:space="0" w:color="BFBFBF"/>
              <w:left w:val="single" w:sz="6" w:space="0" w:color="BFBFBF"/>
              <w:bottom w:val="single" w:sz="6" w:space="0" w:color="BFBFBF"/>
              <w:right w:val="single" w:sz="6" w:space="0" w:color="BFBFBF"/>
            </w:tcBorders>
            <w:vAlign w:val="center"/>
          </w:tcPr>
          <w:p w14:paraId="54F82957" w14:textId="77777777" w:rsidR="00100B45" w:rsidRDefault="00000000">
            <w:pPr>
              <w:rPr>
                <w:rFonts w:ascii="Montserrat" w:hAnsi="Montserrat"/>
                <w:sz w:val="20"/>
                <w:szCs w:val="20"/>
                <w:lang w:val="en-IN"/>
              </w:rPr>
            </w:pPr>
            <w:r>
              <w:rPr>
                <w:rFonts w:ascii="Montserrat" w:hAnsi="Montserrat"/>
                <w:sz w:val="20"/>
                <w:szCs w:val="20"/>
                <w:lang w:val="en-IN"/>
              </w:rPr>
              <w:t>What are the steps to run a calibration on a given analyser, and which figure shows the port?</w:t>
            </w:r>
          </w:p>
        </w:tc>
        <w:tc>
          <w:tcPr>
            <w:tcW w:w="2544" w:type="dxa"/>
            <w:tcBorders>
              <w:top w:val="single" w:sz="6" w:space="0" w:color="BFBFBF"/>
              <w:left w:val="single" w:sz="6" w:space="0" w:color="BFBFBF"/>
              <w:bottom w:val="single" w:sz="6" w:space="0" w:color="BFBFBF"/>
              <w:right w:val="single" w:sz="6" w:space="0" w:color="BFBFBF"/>
            </w:tcBorders>
            <w:vAlign w:val="center"/>
          </w:tcPr>
          <w:p w14:paraId="4F56CCDD" w14:textId="77777777" w:rsidR="00100B45" w:rsidRDefault="00000000">
            <w:pPr>
              <w:rPr>
                <w:rFonts w:ascii="Montserrat" w:hAnsi="Montserrat"/>
                <w:sz w:val="20"/>
                <w:szCs w:val="20"/>
                <w:lang w:val="en-IN"/>
              </w:rPr>
            </w:pPr>
            <w:r>
              <w:rPr>
                <w:rFonts w:ascii="Montserrat" w:hAnsi="Montserrat"/>
                <w:sz w:val="20"/>
                <w:szCs w:val="20"/>
                <w:lang w:val="en-IN"/>
              </w:rPr>
              <w:t>In scope.</w:t>
            </w:r>
          </w:p>
        </w:tc>
      </w:tr>
      <w:tr w:rsidR="00100B45" w14:paraId="6D9A6F5E" w14:textId="77777777">
        <w:tc>
          <w:tcPr>
            <w:tcW w:w="900" w:type="dxa"/>
            <w:tcBorders>
              <w:top w:val="single" w:sz="6" w:space="0" w:color="BFBFBF"/>
              <w:left w:val="single" w:sz="6" w:space="0" w:color="BFBFBF"/>
              <w:bottom w:val="single" w:sz="6" w:space="0" w:color="BFBFBF"/>
              <w:right w:val="single" w:sz="6" w:space="0" w:color="BFBFBF"/>
            </w:tcBorders>
            <w:vAlign w:val="center"/>
          </w:tcPr>
          <w:p w14:paraId="643C7FEE" w14:textId="77777777" w:rsidR="00100B45" w:rsidRDefault="00000000">
            <w:pPr>
              <w:jc w:val="center"/>
              <w:rPr>
                <w:rFonts w:ascii="Montserrat" w:hAnsi="Montserrat"/>
                <w:sz w:val="20"/>
                <w:szCs w:val="20"/>
                <w:lang w:val="en-IN"/>
              </w:rPr>
            </w:pPr>
            <w:r>
              <w:rPr>
                <w:rFonts w:ascii="Montserrat" w:hAnsi="Montserrat"/>
                <w:sz w:val="20"/>
                <w:szCs w:val="20"/>
                <w:lang w:val="en-IN"/>
              </w:rPr>
              <w:t>C</w:t>
            </w:r>
          </w:p>
          <w:p w14:paraId="0004B1CB" w14:textId="77777777" w:rsidR="00100B45" w:rsidRDefault="00000000">
            <w:pPr>
              <w:jc w:val="center"/>
              <w:rPr>
                <w:rFonts w:ascii="Montserrat" w:hAnsi="Montserrat"/>
                <w:sz w:val="20"/>
                <w:szCs w:val="20"/>
                <w:lang w:val="en-IN"/>
              </w:rPr>
            </w:pPr>
            <w:r>
              <w:rPr>
                <w:rFonts w:ascii="Montserrat" w:hAnsi="Montserrat"/>
                <w:sz w:val="20"/>
                <w:szCs w:val="20"/>
                <w:lang w:val="en-IN"/>
              </w:rPr>
              <w:t>Complex</w:t>
            </w:r>
          </w:p>
        </w:tc>
        <w:tc>
          <w:tcPr>
            <w:tcW w:w="3000" w:type="dxa"/>
            <w:tcBorders>
              <w:top w:val="single" w:sz="6" w:space="0" w:color="BFBFBF"/>
              <w:left w:val="single" w:sz="6" w:space="0" w:color="BFBFBF"/>
              <w:bottom w:val="single" w:sz="6" w:space="0" w:color="BFBFBF"/>
              <w:right w:val="single" w:sz="6" w:space="0" w:color="BFBFBF"/>
            </w:tcBorders>
            <w:vAlign w:val="center"/>
          </w:tcPr>
          <w:p w14:paraId="4F25748A" w14:textId="77777777" w:rsidR="00100B45" w:rsidRDefault="00000000">
            <w:pPr>
              <w:rPr>
                <w:rFonts w:ascii="Montserrat" w:hAnsi="Montserrat"/>
                <w:sz w:val="20"/>
                <w:szCs w:val="20"/>
                <w:lang w:val="en-IN"/>
              </w:rPr>
            </w:pPr>
            <w:r>
              <w:rPr>
                <w:rFonts w:ascii="Montserrat" w:hAnsi="Montserrat"/>
                <w:sz w:val="20"/>
                <w:szCs w:val="20"/>
                <w:lang w:val="en-IN"/>
              </w:rPr>
              <w:t>Comparative, conditional or multi-hop reasoning across documents, product lines or document versions, where the answer requires a plan, several dependent retrievals and conditional logic.</w:t>
            </w:r>
          </w:p>
        </w:tc>
        <w:tc>
          <w:tcPr>
            <w:tcW w:w="2900" w:type="dxa"/>
            <w:tcBorders>
              <w:top w:val="single" w:sz="6" w:space="0" w:color="BFBFBF"/>
              <w:left w:val="single" w:sz="6" w:space="0" w:color="BFBFBF"/>
              <w:bottom w:val="single" w:sz="6" w:space="0" w:color="BFBFBF"/>
              <w:right w:val="single" w:sz="6" w:space="0" w:color="BFBFBF"/>
            </w:tcBorders>
            <w:vAlign w:val="center"/>
          </w:tcPr>
          <w:p w14:paraId="6AF4AA06" w14:textId="77777777" w:rsidR="00100B45" w:rsidRDefault="00000000">
            <w:pPr>
              <w:rPr>
                <w:rFonts w:ascii="Montserrat" w:hAnsi="Montserrat"/>
                <w:sz w:val="20"/>
                <w:szCs w:val="20"/>
                <w:lang w:val="en-IN"/>
              </w:rPr>
            </w:pPr>
            <w:r>
              <w:rPr>
                <w:rFonts w:ascii="Montserrat" w:hAnsi="Montserrat"/>
                <w:sz w:val="20"/>
                <w:szCs w:val="20"/>
                <w:lang w:val="en-IN"/>
              </w:rPr>
              <w:t>For a given sample condition on Model X, which protocol applies, and how does it differ from the equivalent protocol on Model Y?</w:t>
            </w:r>
          </w:p>
        </w:tc>
        <w:tc>
          <w:tcPr>
            <w:tcW w:w="2544" w:type="dxa"/>
            <w:tcBorders>
              <w:top w:val="single" w:sz="6" w:space="0" w:color="BFBFBF"/>
              <w:left w:val="single" w:sz="6" w:space="0" w:color="BFBFBF"/>
              <w:bottom w:val="single" w:sz="6" w:space="0" w:color="BFBFBF"/>
              <w:right w:val="single" w:sz="6" w:space="0" w:color="BFBFBF"/>
            </w:tcBorders>
            <w:vAlign w:val="center"/>
          </w:tcPr>
          <w:p w14:paraId="472B925A" w14:textId="77777777" w:rsidR="00100B45" w:rsidRDefault="00000000">
            <w:pPr>
              <w:rPr>
                <w:rFonts w:ascii="Montserrat" w:hAnsi="Montserrat"/>
                <w:sz w:val="20"/>
                <w:szCs w:val="20"/>
                <w:lang w:val="en-IN"/>
              </w:rPr>
            </w:pPr>
            <w:r>
              <w:rPr>
                <w:rFonts w:ascii="Montserrat" w:hAnsi="Montserrat"/>
                <w:sz w:val="20"/>
                <w:szCs w:val="20"/>
                <w:lang w:val="en-IN"/>
              </w:rPr>
              <w:t>Not in scope under this SoW. Characterised, measured and quantified during this engagement; delivery proposed under a separate Statement of Work.</w:t>
            </w:r>
          </w:p>
        </w:tc>
      </w:tr>
    </w:tbl>
    <w:p w14:paraId="58AF5FD5" w14:textId="77777777" w:rsidR="00100B45" w:rsidRDefault="00100B45"/>
    <w:p w14:paraId="5AFC63CA"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Band C is deliberately excluded. </w:t>
      </w:r>
      <w:r>
        <w:rPr>
          <w:rFonts w:ascii="Montserrat" w:hAnsi="Montserrat"/>
          <w:sz w:val="20"/>
          <w:szCs w:val="20"/>
          <w:lang w:val="en-IN"/>
        </w:rPr>
        <w:t>Multistep and conditional reasoning requires an orchestration layer, a planner, step-level grounding and a materially larger evaluation surface. Including it here would place the largest source of cost and schedule uncertainty inside a fixed-bid commitment. QualiZeal will instead classify the Band C questions encountered during the trial, size the work, and present it to Nova as a costed follow-on so that the decision is taken on evidence from Nova’s own content.</w:t>
      </w:r>
    </w:p>
    <w:p w14:paraId="1F8D2E6D" w14:textId="77777777" w:rsidR="00100B45" w:rsidRDefault="00100B45"/>
    <w:p w14:paraId="063AD09C" w14:textId="77777777" w:rsidR="00100B45" w:rsidRDefault="00000000">
      <w:pPr>
        <w:pStyle w:val="Heading3"/>
        <w:rPr>
          <w:rStyle w:val="SubtleEmphasis"/>
          <w:i w:val="0"/>
          <w:iCs w:val="0"/>
          <w:color w:val="auto"/>
        </w:rPr>
      </w:pPr>
      <w:r>
        <w:rPr>
          <w:rStyle w:val="SubtleEmphasis"/>
          <w:i w:val="0"/>
          <w:iCs w:val="0"/>
          <w:color w:val="auto"/>
        </w:rPr>
        <w:t>Multimodal and device-usage content</w:t>
      </w:r>
    </w:p>
    <w:p w14:paraId="1961AF51" w14:textId="77777777" w:rsidR="00100B45" w:rsidRDefault="00100B45"/>
    <w:p w14:paraId="538F6435" w14:textId="77777777" w:rsidR="00100B45" w:rsidRDefault="00000000">
      <w:pPr>
        <w:jc w:val="both"/>
        <w:rPr>
          <w:rFonts w:ascii="Montserrat" w:hAnsi="Montserrat"/>
          <w:sz w:val="20"/>
          <w:szCs w:val="20"/>
          <w:lang w:val="en-IN"/>
        </w:rPr>
      </w:pPr>
      <w:r>
        <w:rPr>
          <w:rFonts w:ascii="Montserrat" w:hAnsi="Montserrat"/>
          <w:sz w:val="20"/>
          <w:szCs w:val="20"/>
          <w:lang w:val="en-IN"/>
        </w:rPr>
        <w:t>A significant proportion of Instructions for Use content is carried in figures, diagrams and tables rather than prose, and a common class of question is scenario-driven: how a device is used, and which procedure applies in a given situation. The boundary for this SoW is as follows.</w:t>
      </w:r>
    </w:p>
    <w:p w14:paraId="3F041E6B" w14:textId="77777777" w:rsidR="00100B45" w:rsidRDefault="00000000">
      <w:pPr>
        <w:numPr>
          <w:ilvl w:val="0"/>
          <w:numId w:val="50"/>
        </w:numPr>
        <w:jc w:val="both"/>
        <w:rPr>
          <w:rFonts w:ascii="Montserrat" w:hAnsi="Montserrat"/>
          <w:sz w:val="20"/>
          <w:szCs w:val="20"/>
          <w:lang w:val="en-IN"/>
        </w:rPr>
      </w:pPr>
      <w:r>
        <w:rPr>
          <w:rFonts w:ascii="Montserrat" w:hAnsi="Montserrat"/>
          <w:b/>
          <w:bCs/>
          <w:sz w:val="20"/>
          <w:szCs w:val="20"/>
          <w:lang w:val="en-IN"/>
        </w:rPr>
        <w:t xml:space="preserve">In scope: </w:t>
      </w:r>
      <w:r>
        <w:rPr>
          <w:rFonts w:ascii="Montserrat" w:hAnsi="Montserrat"/>
          <w:sz w:val="20"/>
          <w:szCs w:val="20"/>
          <w:lang w:val="en-IN"/>
        </w:rPr>
        <w:t>Text extraction; table extraction with table-grounded answers; detection of figures and diagrams, with their captions, labels and surrounding procedural text indexed; and citations that resolve to the specific figure, page and document version so that the user is taken directly to the relevant visual.</w:t>
      </w:r>
    </w:p>
    <w:p w14:paraId="1C0FCE8F" w14:textId="77777777" w:rsidR="00100B45" w:rsidRDefault="00000000">
      <w:pPr>
        <w:numPr>
          <w:ilvl w:val="0"/>
          <w:numId w:val="50"/>
        </w:numPr>
        <w:jc w:val="both"/>
        <w:rPr>
          <w:rFonts w:ascii="Montserrat" w:hAnsi="Montserrat"/>
          <w:sz w:val="20"/>
          <w:szCs w:val="20"/>
          <w:lang w:val="en-IN"/>
        </w:rPr>
      </w:pPr>
      <w:r>
        <w:rPr>
          <w:rFonts w:ascii="Montserrat" w:hAnsi="Montserrat"/>
          <w:b/>
          <w:bCs/>
          <w:sz w:val="20"/>
          <w:szCs w:val="20"/>
          <w:lang w:val="en-IN"/>
        </w:rPr>
        <w:t xml:space="preserve">Not in scope: </w:t>
      </w:r>
      <w:r>
        <w:rPr>
          <w:rFonts w:ascii="Montserrat" w:hAnsi="Montserrat"/>
          <w:sz w:val="20"/>
          <w:szCs w:val="20"/>
          <w:lang w:val="en-IN"/>
        </w:rPr>
        <w:t>Interpretation of image content where no supporting text exists, answers synthesised from a diagram alone, extraction from scanned documents without an extractable text layer, and video content.</w:t>
      </w:r>
    </w:p>
    <w:p w14:paraId="2573F5B4" w14:textId="77777777" w:rsidR="00100B45" w:rsidRDefault="00000000">
      <w:pPr>
        <w:jc w:val="both"/>
        <w:rPr>
          <w:rFonts w:ascii="Montserrat" w:hAnsi="Montserrat"/>
          <w:sz w:val="20"/>
          <w:szCs w:val="20"/>
          <w:lang w:val="en-IN"/>
        </w:rPr>
      </w:pPr>
      <w:r>
        <w:rPr>
          <w:rFonts w:ascii="Montserrat" w:hAnsi="Montserrat"/>
          <w:sz w:val="20"/>
          <w:szCs w:val="20"/>
          <w:lang w:val="en-IN"/>
        </w:rPr>
        <w:t>The proportion of in-scope content that carries an extractable text layer is confirmed against Nova sample documents during INC-0. Where that assessment shows a material volume of image-only content, the options and their cost implications will be presented to Nova at the Architecture Sign-off milestone rather than absorbed silently.</w:t>
      </w:r>
    </w:p>
    <w:p w14:paraId="6CA5C53E" w14:textId="77777777" w:rsidR="00100B45" w:rsidRDefault="00100B45"/>
    <w:p w14:paraId="2E8CC6F9" w14:textId="77777777" w:rsidR="00100B45" w:rsidRDefault="00000000">
      <w:pPr>
        <w:pStyle w:val="Heading3"/>
        <w:rPr>
          <w:rStyle w:val="SubtleEmphasis"/>
          <w:i w:val="0"/>
          <w:iCs w:val="0"/>
          <w:color w:val="auto"/>
        </w:rPr>
      </w:pPr>
      <w:r>
        <w:rPr>
          <w:rStyle w:val="SubtleEmphasis"/>
          <w:i w:val="0"/>
          <w:iCs w:val="0"/>
          <w:color w:val="auto"/>
        </w:rPr>
        <w:t>Complexity track and decision gates</w:t>
      </w:r>
    </w:p>
    <w:p w14:paraId="69BA0437" w14:textId="77777777" w:rsidR="00100B45" w:rsidRDefault="00100B45"/>
    <w:p w14:paraId="20408FF1" w14:textId="77777777" w:rsidR="00100B45" w:rsidRDefault="00000000">
      <w:pPr>
        <w:jc w:val="both"/>
        <w:rPr>
          <w:rFonts w:ascii="Montserrat" w:hAnsi="Montserrat"/>
          <w:sz w:val="20"/>
          <w:szCs w:val="20"/>
          <w:lang w:val="en-IN"/>
        </w:rPr>
      </w:pPr>
      <w:r>
        <w:rPr>
          <w:rFonts w:ascii="Montserrat" w:hAnsi="Montserrat"/>
          <w:sz w:val="20"/>
          <w:szCs w:val="20"/>
          <w:lang w:val="en-IN"/>
        </w:rPr>
        <w:t>Four areas have been identified by the QualiZeal architecture team as carrying above-average technical uncertainty. Each is run as a named investigation with a fixed decision gate, so that the associated design choice is made early and visibly rather than discovered late in build.</w:t>
      </w:r>
    </w:p>
    <w:p w14:paraId="67DEE1D9" w14:textId="77777777" w:rsidR="00100B45" w:rsidRDefault="00100B45"/>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620"/>
        <w:gridCol w:w="1600"/>
        <w:gridCol w:w="3900"/>
        <w:gridCol w:w="1424"/>
        <w:gridCol w:w="1800"/>
      </w:tblGrid>
      <w:tr w:rsidR="00100B45" w14:paraId="1911AA5A" w14:textId="77777777">
        <w:trPr>
          <w:tblHeader/>
        </w:trPr>
        <w:tc>
          <w:tcPr>
            <w:tcW w:w="62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C8B1EBE" w14:textId="77777777" w:rsidR="00100B45" w:rsidRDefault="00000000">
            <w:pPr>
              <w:jc w:val="center"/>
              <w:rPr>
                <w:rFonts w:ascii="Montserrat" w:hAnsi="Montserrat"/>
                <w:sz w:val="20"/>
                <w:szCs w:val="20"/>
                <w:lang w:val="en-IN"/>
              </w:rPr>
            </w:pPr>
            <w:r>
              <w:rPr>
                <w:rFonts w:ascii="Montserrat" w:hAnsi="Montserrat"/>
                <w:b/>
                <w:bCs/>
                <w:sz w:val="20"/>
                <w:szCs w:val="20"/>
                <w:lang w:val="en-IN"/>
              </w:rPr>
              <w:lastRenderedPageBreak/>
              <w:t>Ref</w:t>
            </w:r>
          </w:p>
        </w:tc>
        <w:tc>
          <w:tcPr>
            <w:tcW w:w="16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302741DB" w14:textId="77777777" w:rsidR="00100B45" w:rsidRDefault="00000000">
            <w:pPr>
              <w:rPr>
                <w:rFonts w:ascii="Montserrat" w:hAnsi="Montserrat"/>
                <w:sz w:val="20"/>
                <w:szCs w:val="20"/>
                <w:lang w:val="en-IN"/>
              </w:rPr>
            </w:pPr>
            <w:r>
              <w:rPr>
                <w:rFonts w:ascii="Montserrat" w:hAnsi="Montserrat"/>
                <w:b/>
                <w:bCs/>
                <w:sz w:val="20"/>
                <w:szCs w:val="20"/>
                <w:lang w:val="en-IN"/>
              </w:rPr>
              <w:t>Area</w:t>
            </w:r>
          </w:p>
        </w:tc>
        <w:tc>
          <w:tcPr>
            <w:tcW w:w="39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D163883" w14:textId="77777777" w:rsidR="00100B45" w:rsidRDefault="00000000">
            <w:pPr>
              <w:rPr>
                <w:rFonts w:ascii="Montserrat" w:hAnsi="Montserrat"/>
                <w:sz w:val="20"/>
                <w:szCs w:val="20"/>
                <w:lang w:val="en-IN"/>
              </w:rPr>
            </w:pPr>
            <w:r>
              <w:rPr>
                <w:rFonts w:ascii="Montserrat" w:hAnsi="Montserrat"/>
                <w:b/>
                <w:bCs/>
                <w:sz w:val="20"/>
                <w:szCs w:val="20"/>
                <w:lang w:val="en-IN"/>
              </w:rPr>
              <w:t>Question the investigation must answer</w:t>
            </w:r>
          </w:p>
        </w:tc>
        <w:tc>
          <w:tcPr>
            <w:tcW w:w="1424"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0882DE26" w14:textId="77777777" w:rsidR="00100B45" w:rsidRDefault="00000000">
            <w:pPr>
              <w:jc w:val="center"/>
              <w:rPr>
                <w:rFonts w:ascii="Montserrat" w:hAnsi="Montserrat"/>
                <w:sz w:val="20"/>
                <w:szCs w:val="20"/>
                <w:lang w:val="en-IN"/>
              </w:rPr>
            </w:pPr>
            <w:r>
              <w:rPr>
                <w:rFonts w:ascii="Montserrat" w:hAnsi="Montserrat"/>
                <w:b/>
                <w:bCs/>
                <w:sz w:val="20"/>
                <w:szCs w:val="20"/>
                <w:lang w:val="en-IN"/>
              </w:rPr>
              <w:t>Decision gate</w:t>
            </w:r>
          </w:p>
        </w:tc>
        <w:tc>
          <w:tcPr>
            <w:tcW w:w="18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1F91024B" w14:textId="77777777" w:rsidR="00100B45" w:rsidRDefault="00000000">
            <w:pPr>
              <w:rPr>
                <w:rFonts w:ascii="Montserrat" w:hAnsi="Montserrat"/>
                <w:sz w:val="20"/>
                <w:szCs w:val="20"/>
                <w:lang w:val="en-IN"/>
              </w:rPr>
            </w:pPr>
            <w:r>
              <w:rPr>
                <w:rFonts w:ascii="Montserrat" w:hAnsi="Montserrat"/>
                <w:b/>
                <w:bCs/>
                <w:sz w:val="20"/>
                <w:szCs w:val="20"/>
                <w:lang w:val="en-IN"/>
              </w:rPr>
              <w:t>Accountable</w:t>
            </w:r>
          </w:p>
        </w:tc>
      </w:tr>
      <w:tr w:rsidR="00100B45" w14:paraId="3ED0B8BF" w14:textId="77777777">
        <w:tc>
          <w:tcPr>
            <w:tcW w:w="620" w:type="dxa"/>
            <w:tcBorders>
              <w:top w:val="single" w:sz="6" w:space="0" w:color="BFBFBF"/>
              <w:left w:val="single" w:sz="6" w:space="0" w:color="BFBFBF"/>
              <w:bottom w:val="single" w:sz="6" w:space="0" w:color="BFBFBF"/>
              <w:right w:val="single" w:sz="6" w:space="0" w:color="BFBFBF"/>
            </w:tcBorders>
            <w:vAlign w:val="center"/>
          </w:tcPr>
          <w:p w14:paraId="55C0ED86" w14:textId="77777777" w:rsidR="00100B45" w:rsidRDefault="00000000">
            <w:pPr>
              <w:jc w:val="center"/>
              <w:rPr>
                <w:rFonts w:ascii="Montserrat" w:hAnsi="Montserrat"/>
                <w:sz w:val="20"/>
                <w:szCs w:val="20"/>
                <w:lang w:val="en-IN"/>
              </w:rPr>
            </w:pPr>
            <w:r>
              <w:rPr>
                <w:rFonts w:ascii="Montserrat" w:hAnsi="Montserrat"/>
                <w:sz w:val="20"/>
                <w:szCs w:val="20"/>
                <w:lang w:val="en-IN"/>
              </w:rPr>
              <w:t>CX-1</w:t>
            </w:r>
          </w:p>
        </w:tc>
        <w:tc>
          <w:tcPr>
            <w:tcW w:w="1600" w:type="dxa"/>
            <w:tcBorders>
              <w:top w:val="single" w:sz="6" w:space="0" w:color="BFBFBF"/>
              <w:left w:val="single" w:sz="6" w:space="0" w:color="BFBFBF"/>
              <w:bottom w:val="single" w:sz="6" w:space="0" w:color="BFBFBF"/>
              <w:right w:val="single" w:sz="6" w:space="0" w:color="BFBFBF"/>
            </w:tcBorders>
            <w:vAlign w:val="center"/>
          </w:tcPr>
          <w:p w14:paraId="65651BAC" w14:textId="77777777" w:rsidR="00100B45" w:rsidRDefault="00000000">
            <w:pPr>
              <w:rPr>
                <w:rFonts w:ascii="Montserrat" w:hAnsi="Montserrat"/>
                <w:sz w:val="20"/>
                <w:szCs w:val="20"/>
                <w:lang w:val="en-IN"/>
              </w:rPr>
            </w:pPr>
            <w:r>
              <w:rPr>
                <w:rFonts w:ascii="Montserrat" w:hAnsi="Montserrat"/>
                <w:sz w:val="20"/>
                <w:szCs w:val="20"/>
                <w:lang w:val="en-IN"/>
              </w:rPr>
              <w:t>AWS deployment and environment topology</w:t>
            </w:r>
          </w:p>
        </w:tc>
        <w:tc>
          <w:tcPr>
            <w:tcW w:w="3900" w:type="dxa"/>
            <w:tcBorders>
              <w:top w:val="single" w:sz="6" w:space="0" w:color="BFBFBF"/>
              <w:left w:val="single" w:sz="6" w:space="0" w:color="BFBFBF"/>
              <w:bottom w:val="single" w:sz="6" w:space="0" w:color="BFBFBF"/>
              <w:right w:val="single" w:sz="6" w:space="0" w:color="BFBFBF"/>
            </w:tcBorders>
            <w:vAlign w:val="center"/>
          </w:tcPr>
          <w:p w14:paraId="72E38832" w14:textId="77777777" w:rsidR="00100B45" w:rsidRDefault="00000000">
            <w:pPr>
              <w:rPr>
                <w:rFonts w:ascii="Montserrat" w:hAnsi="Montserrat"/>
                <w:sz w:val="20"/>
                <w:szCs w:val="20"/>
                <w:lang w:val="en-IN"/>
              </w:rPr>
            </w:pPr>
            <w:r>
              <w:rPr>
                <w:rFonts w:ascii="Montserrat" w:hAnsi="Montserrat"/>
                <w:sz w:val="20"/>
                <w:szCs w:val="20"/>
                <w:lang w:val="en-IN"/>
              </w:rPr>
              <w:t>Networking, private connectivity and organisational policy constraints in the Nova AWS account; Amazon Bedrock service and model enablement in the agreed region; the Terraform module structure and state backend; and the Development to Production promotion path.</w:t>
            </w:r>
          </w:p>
        </w:tc>
        <w:tc>
          <w:tcPr>
            <w:tcW w:w="1424" w:type="dxa"/>
            <w:tcBorders>
              <w:top w:val="single" w:sz="6" w:space="0" w:color="BFBFBF"/>
              <w:left w:val="single" w:sz="6" w:space="0" w:color="BFBFBF"/>
              <w:bottom w:val="single" w:sz="6" w:space="0" w:color="BFBFBF"/>
              <w:right w:val="single" w:sz="6" w:space="0" w:color="BFBFBF"/>
            </w:tcBorders>
            <w:vAlign w:val="center"/>
          </w:tcPr>
          <w:p w14:paraId="1DECE9E4" w14:textId="77777777" w:rsidR="00100B45" w:rsidRDefault="00000000">
            <w:pPr>
              <w:jc w:val="center"/>
              <w:rPr>
                <w:rFonts w:ascii="Montserrat" w:hAnsi="Montserrat"/>
                <w:sz w:val="20"/>
                <w:szCs w:val="20"/>
                <w:lang w:val="en-IN"/>
              </w:rPr>
            </w:pPr>
            <w:r>
              <w:rPr>
                <w:rFonts w:ascii="Montserrat" w:hAnsi="Montserrat"/>
                <w:sz w:val="20"/>
                <w:szCs w:val="20"/>
                <w:lang w:val="en-IN"/>
              </w:rPr>
              <w:t>W3</w:t>
            </w:r>
          </w:p>
          <w:p w14:paraId="24D58FE5" w14:textId="77777777" w:rsidR="00100B45" w:rsidRDefault="00000000">
            <w:pPr>
              <w:jc w:val="center"/>
              <w:rPr>
                <w:rFonts w:ascii="Montserrat" w:hAnsi="Montserrat"/>
                <w:sz w:val="20"/>
                <w:szCs w:val="20"/>
                <w:lang w:val="en-IN"/>
              </w:rPr>
            </w:pPr>
            <w:r>
              <w:rPr>
                <w:rFonts w:ascii="Montserrat" w:hAnsi="Montserrat"/>
                <w:sz w:val="20"/>
                <w:szCs w:val="20"/>
                <w:lang w:val="en-IN"/>
              </w:rPr>
              <w:t>Architecture Sign-off</w:t>
            </w:r>
          </w:p>
        </w:tc>
        <w:tc>
          <w:tcPr>
            <w:tcW w:w="1800" w:type="dxa"/>
            <w:tcBorders>
              <w:top w:val="single" w:sz="6" w:space="0" w:color="BFBFBF"/>
              <w:left w:val="single" w:sz="6" w:space="0" w:color="BFBFBF"/>
              <w:bottom w:val="single" w:sz="6" w:space="0" w:color="BFBFBF"/>
              <w:right w:val="single" w:sz="6" w:space="0" w:color="BFBFBF"/>
            </w:tcBorders>
            <w:vAlign w:val="center"/>
          </w:tcPr>
          <w:p w14:paraId="2FFE0348" w14:textId="77777777" w:rsidR="00100B45" w:rsidRDefault="00000000">
            <w:pPr>
              <w:rPr>
                <w:rFonts w:ascii="Montserrat" w:hAnsi="Montserrat"/>
                <w:sz w:val="20"/>
                <w:szCs w:val="20"/>
                <w:lang w:val="en-IN"/>
              </w:rPr>
            </w:pPr>
            <w:r>
              <w:rPr>
                <w:rFonts w:ascii="Montserrat" w:hAnsi="Montserrat"/>
                <w:sz w:val="20"/>
                <w:szCs w:val="20"/>
                <w:lang w:val="en-IN"/>
              </w:rPr>
              <w:t>Cloud Engineer with AI Architect</w:t>
            </w:r>
          </w:p>
        </w:tc>
      </w:tr>
      <w:tr w:rsidR="00100B45" w14:paraId="7A267C1C" w14:textId="77777777">
        <w:tc>
          <w:tcPr>
            <w:tcW w:w="620" w:type="dxa"/>
            <w:tcBorders>
              <w:top w:val="single" w:sz="6" w:space="0" w:color="BFBFBF"/>
              <w:left w:val="single" w:sz="6" w:space="0" w:color="BFBFBF"/>
              <w:bottom w:val="single" w:sz="6" w:space="0" w:color="BFBFBF"/>
              <w:right w:val="single" w:sz="6" w:space="0" w:color="BFBFBF"/>
            </w:tcBorders>
            <w:vAlign w:val="center"/>
          </w:tcPr>
          <w:p w14:paraId="684C5E30" w14:textId="77777777" w:rsidR="00100B45" w:rsidRDefault="00000000">
            <w:pPr>
              <w:jc w:val="center"/>
              <w:rPr>
                <w:rFonts w:ascii="Montserrat" w:hAnsi="Montserrat"/>
                <w:sz w:val="20"/>
                <w:szCs w:val="20"/>
                <w:lang w:val="en-IN"/>
              </w:rPr>
            </w:pPr>
            <w:r>
              <w:rPr>
                <w:rFonts w:ascii="Montserrat" w:hAnsi="Montserrat"/>
                <w:sz w:val="20"/>
                <w:szCs w:val="20"/>
                <w:lang w:val="en-IN"/>
              </w:rPr>
              <w:t>CX-2</w:t>
            </w:r>
          </w:p>
        </w:tc>
        <w:tc>
          <w:tcPr>
            <w:tcW w:w="1600" w:type="dxa"/>
            <w:tcBorders>
              <w:top w:val="single" w:sz="6" w:space="0" w:color="BFBFBF"/>
              <w:left w:val="single" w:sz="6" w:space="0" w:color="BFBFBF"/>
              <w:bottom w:val="single" w:sz="6" w:space="0" w:color="BFBFBF"/>
              <w:right w:val="single" w:sz="6" w:space="0" w:color="BFBFBF"/>
            </w:tcBorders>
            <w:vAlign w:val="center"/>
          </w:tcPr>
          <w:p w14:paraId="54C6395E" w14:textId="77777777" w:rsidR="00100B45" w:rsidRDefault="00000000">
            <w:pPr>
              <w:rPr>
                <w:rFonts w:ascii="Montserrat" w:hAnsi="Montserrat"/>
                <w:sz w:val="20"/>
                <w:szCs w:val="20"/>
                <w:lang w:val="en-IN"/>
              </w:rPr>
            </w:pPr>
            <w:r>
              <w:rPr>
                <w:rFonts w:ascii="Montserrat" w:hAnsi="Montserrat"/>
                <w:sz w:val="20"/>
                <w:szCs w:val="20"/>
                <w:lang w:val="en-IN"/>
              </w:rPr>
              <w:t>Data versioning, authoritative source and continuous refresh</w:t>
            </w:r>
          </w:p>
        </w:tc>
        <w:tc>
          <w:tcPr>
            <w:tcW w:w="3900" w:type="dxa"/>
            <w:tcBorders>
              <w:top w:val="single" w:sz="6" w:space="0" w:color="BFBFBF"/>
              <w:left w:val="single" w:sz="6" w:space="0" w:color="BFBFBF"/>
              <w:bottom w:val="single" w:sz="6" w:space="0" w:color="BFBFBF"/>
              <w:right w:val="single" w:sz="6" w:space="0" w:color="BFBFBF"/>
            </w:tcBorders>
            <w:vAlign w:val="center"/>
          </w:tcPr>
          <w:p w14:paraId="5393B47F" w14:textId="77777777" w:rsidR="00100B45" w:rsidRDefault="00000000">
            <w:pPr>
              <w:rPr>
                <w:rFonts w:ascii="Montserrat" w:hAnsi="Montserrat"/>
                <w:sz w:val="20"/>
                <w:szCs w:val="20"/>
                <w:lang w:val="en-IN"/>
              </w:rPr>
            </w:pPr>
            <w:r>
              <w:rPr>
                <w:rFonts w:ascii="Montserrat" w:hAnsi="Montserrat"/>
                <w:sz w:val="20"/>
                <w:szCs w:val="20"/>
                <w:lang w:val="en-IN"/>
              </w:rPr>
              <w:t>The precedence rules that determine which document version is authoritative; how supersession, withdrawal and archival propagate to the knowledge base; how re-indexing is triggered and bounded on continuous refresh; and which cases are decidable by rule versus routed to a curator.</w:t>
            </w:r>
          </w:p>
        </w:tc>
        <w:tc>
          <w:tcPr>
            <w:tcW w:w="1424" w:type="dxa"/>
            <w:tcBorders>
              <w:top w:val="single" w:sz="6" w:space="0" w:color="BFBFBF"/>
              <w:left w:val="single" w:sz="6" w:space="0" w:color="BFBFBF"/>
              <w:bottom w:val="single" w:sz="6" w:space="0" w:color="BFBFBF"/>
              <w:right w:val="single" w:sz="6" w:space="0" w:color="BFBFBF"/>
            </w:tcBorders>
            <w:vAlign w:val="center"/>
          </w:tcPr>
          <w:p w14:paraId="648054CF" w14:textId="77777777" w:rsidR="00100B45" w:rsidRDefault="00000000">
            <w:pPr>
              <w:jc w:val="center"/>
              <w:rPr>
                <w:rFonts w:ascii="Montserrat" w:hAnsi="Montserrat"/>
                <w:sz w:val="20"/>
                <w:szCs w:val="20"/>
                <w:lang w:val="en-IN"/>
              </w:rPr>
            </w:pPr>
            <w:r>
              <w:rPr>
                <w:rFonts w:ascii="Montserrat" w:hAnsi="Montserrat"/>
                <w:sz w:val="20"/>
                <w:szCs w:val="20"/>
                <w:lang w:val="en-IN"/>
              </w:rPr>
              <w:t>W3</w:t>
            </w:r>
          </w:p>
          <w:p w14:paraId="2A427FE3" w14:textId="77777777" w:rsidR="00100B45" w:rsidRDefault="00000000">
            <w:pPr>
              <w:jc w:val="center"/>
              <w:rPr>
                <w:rFonts w:ascii="Montserrat" w:hAnsi="Montserrat"/>
                <w:sz w:val="20"/>
                <w:szCs w:val="20"/>
                <w:lang w:val="en-IN"/>
              </w:rPr>
            </w:pPr>
            <w:r>
              <w:rPr>
                <w:rFonts w:ascii="Montserrat" w:hAnsi="Montserrat"/>
                <w:sz w:val="20"/>
                <w:szCs w:val="20"/>
                <w:lang w:val="en-IN"/>
              </w:rPr>
              <w:t>Rule set drafted</w:t>
            </w:r>
          </w:p>
          <w:p w14:paraId="5430F683" w14:textId="77777777" w:rsidR="00100B45" w:rsidRDefault="00100B45">
            <w:pPr>
              <w:jc w:val="center"/>
              <w:rPr>
                <w:rFonts w:ascii="Montserrat" w:hAnsi="Montserrat"/>
                <w:sz w:val="20"/>
                <w:szCs w:val="20"/>
                <w:lang w:val="en-IN"/>
              </w:rPr>
            </w:pPr>
          </w:p>
          <w:p w14:paraId="756DF1A1" w14:textId="77777777" w:rsidR="00100B45" w:rsidRDefault="00000000">
            <w:pPr>
              <w:jc w:val="center"/>
              <w:rPr>
                <w:rFonts w:ascii="Montserrat" w:hAnsi="Montserrat"/>
                <w:sz w:val="20"/>
                <w:szCs w:val="20"/>
                <w:lang w:val="en-IN"/>
              </w:rPr>
            </w:pPr>
            <w:r>
              <w:rPr>
                <w:rFonts w:ascii="Montserrat" w:hAnsi="Montserrat"/>
                <w:sz w:val="20"/>
                <w:szCs w:val="20"/>
                <w:lang w:val="en-IN"/>
              </w:rPr>
              <w:t>W13</w:t>
            </w:r>
          </w:p>
          <w:p w14:paraId="15DB98DD" w14:textId="77777777" w:rsidR="00100B45" w:rsidRDefault="00000000">
            <w:pPr>
              <w:jc w:val="center"/>
              <w:rPr>
                <w:rFonts w:ascii="Montserrat" w:hAnsi="Montserrat"/>
                <w:sz w:val="20"/>
                <w:szCs w:val="20"/>
                <w:lang w:val="en-IN"/>
              </w:rPr>
            </w:pPr>
            <w:r>
              <w:rPr>
                <w:rFonts w:ascii="Montserrat" w:hAnsi="Montserrat"/>
                <w:sz w:val="20"/>
                <w:szCs w:val="20"/>
                <w:lang w:val="en-IN"/>
              </w:rPr>
              <w:t>Rule set signed off</w:t>
            </w:r>
          </w:p>
        </w:tc>
        <w:tc>
          <w:tcPr>
            <w:tcW w:w="1800" w:type="dxa"/>
            <w:tcBorders>
              <w:top w:val="single" w:sz="6" w:space="0" w:color="BFBFBF"/>
              <w:left w:val="single" w:sz="6" w:space="0" w:color="BFBFBF"/>
              <w:bottom w:val="single" w:sz="6" w:space="0" w:color="BFBFBF"/>
              <w:right w:val="single" w:sz="6" w:space="0" w:color="BFBFBF"/>
            </w:tcBorders>
            <w:vAlign w:val="center"/>
          </w:tcPr>
          <w:p w14:paraId="24841501" w14:textId="77777777" w:rsidR="00100B45" w:rsidRDefault="00000000">
            <w:pPr>
              <w:rPr>
                <w:rFonts w:ascii="Montserrat" w:hAnsi="Montserrat"/>
                <w:sz w:val="20"/>
                <w:szCs w:val="20"/>
                <w:lang w:val="en-IN"/>
              </w:rPr>
            </w:pPr>
            <w:r>
              <w:rPr>
                <w:rFonts w:ascii="Montserrat" w:hAnsi="Montserrat"/>
                <w:sz w:val="20"/>
                <w:szCs w:val="20"/>
                <w:lang w:val="en-IN"/>
              </w:rPr>
              <w:t>Data Engineer with AI Architect</w:t>
            </w:r>
          </w:p>
        </w:tc>
      </w:tr>
      <w:tr w:rsidR="00100B45" w14:paraId="507390EC" w14:textId="77777777">
        <w:tc>
          <w:tcPr>
            <w:tcW w:w="620" w:type="dxa"/>
            <w:tcBorders>
              <w:top w:val="single" w:sz="6" w:space="0" w:color="BFBFBF"/>
              <w:left w:val="single" w:sz="6" w:space="0" w:color="BFBFBF"/>
              <w:bottom w:val="single" w:sz="6" w:space="0" w:color="BFBFBF"/>
              <w:right w:val="single" w:sz="6" w:space="0" w:color="BFBFBF"/>
            </w:tcBorders>
            <w:vAlign w:val="center"/>
          </w:tcPr>
          <w:p w14:paraId="31743994" w14:textId="77777777" w:rsidR="00100B45" w:rsidRDefault="00000000">
            <w:pPr>
              <w:jc w:val="center"/>
              <w:rPr>
                <w:rFonts w:ascii="Montserrat" w:hAnsi="Montserrat"/>
                <w:sz w:val="20"/>
                <w:szCs w:val="20"/>
                <w:lang w:val="en-IN"/>
              </w:rPr>
            </w:pPr>
            <w:r>
              <w:rPr>
                <w:rFonts w:ascii="Montserrat" w:hAnsi="Montserrat"/>
                <w:sz w:val="20"/>
                <w:szCs w:val="20"/>
                <w:lang w:val="en-IN"/>
              </w:rPr>
              <w:t>CX-3</w:t>
            </w:r>
          </w:p>
        </w:tc>
        <w:tc>
          <w:tcPr>
            <w:tcW w:w="1600" w:type="dxa"/>
            <w:tcBorders>
              <w:top w:val="single" w:sz="6" w:space="0" w:color="BFBFBF"/>
              <w:left w:val="single" w:sz="6" w:space="0" w:color="BFBFBF"/>
              <w:bottom w:val="single" w:sz="6" w:space="0" w:color="BFBFBF"/>
              <w:right w:val="single" w:sz="6" w:space="0" w:color="BFBFBF"/>
            </w:tcBorders>
            <w:vAlign w:val="center"/>
          </w:tcPr>
          <w:p w14:paraId="52D1C2E6" w14:textId="77777777" w:rsidR="00100B45" w:rsidRDefault="00000000">
            <w:pPr>
              <w:rPr>
                <w:rFonts w:ascii="Montserrat" w:hAnsi="Montserrat"/>
                <w:sz w:val="20"/>
                <w:szCs w:val="20"/>
                <w:lang w:val="en-IN"/>
              </w:rPr>
            </w:pPr>
            <w:r>
              <w:rPr>
                <w:rFonts w:ascii="Montserrat" w:hAnsi="Montserrat"/>
                <w:sz w:val="20"/>
                <w:szCs w:val="20"/>
                <w:lang w:val="en-IN"/>
              </w:rPr>
              <w:t>Query complexity banding and model routing</w:t>
            </w:r>
          </w:p>
        </w:tc>
        <w:tc>
          <w:tcPr>
            <w:tcW w:w="3900" w:type="dxa"/>
            <w:tcBorders>
              <w:top w:val="single" w:sz="6" w:space="0" w:color="BFBFBF"/>
              <w:left w:val="single" w:sz="6" w:space="0" w:color="BFBFBF"/>
              <w:bottom w:val="single" w:sz="6" w:space="0" w:color="BFBFBF"/>
              <w:right w:val="single" w:sz="6" w:space="0" w:color="BFBFBF"/>
            </w:tcBorders>
            <w:vAlign w:val="center"/>
          </w:tcPr>
          <w:p w14:paraId="542ECD1E" w14:textId="77777777" w:rsidR="00100B45" w:rsidRDefault="00000000">
            <w:pPr>
              <w:rPr>
                <w:rFonts w:ascii="Montserrat" w:hAnsi="Montserrat"/>
                <w:sz w:val="20"/>
                <w:szCs w:val="20"/>
                <w:lang w:val="en-IN"/>
              </w:rPr>
            </w:pPr>
            <w:r>
              <w:rPr>
                <w:rFonts w:ascii="Montserrat" w:hAnsi="Montserrat"/>
                <w:sz w:val="20"/>
                <w:szCs w:val="20"/>
                <w:lang w:val="en-IN"/>
              </w:rPr>
              <w:t>Confirmation of the Band A, B and C definitions against a Nova-authored question set; which Amazon Bedrock model tier serves each band; and the cost and latency profile per band that the dashboards will report.</w:t>
            </w:r>
          </w:p>
        </w:tc>
        <w:tc>
          <w:tcPr>
            <w:tcW w:w="1424" w:type="dxa"/>
            <w:tcBorders>
              <w:top w:val="single" w:sz="6" w:space="0" w:color="BFBFBF"/>
              <w:left w:val="single" w:sz="6" w:space="0" w:color="BFBFBF"/>
              <w:bottom w:val="single" w:sz="6" w:space="0" w:color="BFBFBF"/>
              <w:right w:val="single" w:sz="6" w:space="0" w:color="BFBFBF"/>
            </w:tcBorders>
            <w:vAlign w:val="center"/>
          </w:tcPr>
          <w:p w14:paraId="227FD064" w14:textId="77777777" w:rsidR="00100B45" w:rsidRDefault="00000000">
            <w:pPr>
              <w:jc w:val="center"/>
              <w:rPr>
                <w:rFonts w:ascii="Montserrat" w:hAnsi="Montserrat"/>
                <w:sz w:val="20"/>
                <w:szCs w:val="20"/>
                <w:lang w:val="en-IN"/>
              </w:rPr>
            </w:pPr>
            <w:r>
              <w:rPr>
                <w:rFonts w:ascii="Montserrat" w:hAnsi="Montserrat"/>
                <w:sz w:val="20"/>
                <w:szCs w:val="20"/>
                <w:lang w:val="en-IN"/>
              </w:rPr>
              <w:t>W3</w:t>
            </w:r>
          </w:p>
          <w:p w14:paraId="1C6A53AA" w14:textId="77777777" w:rsidR="00100B45" w:rsidRDefault="00000000">
            <w:pPr>
              <w:jc w:val="center"/>
              <w:rPr>
                <w:rFonts w:ascii="Montserrat" w:hAnsi="Montserrat"/>
                <w:sz w:val="20"/>
                <w:szCs w:val="20"/>
                <w:lang w:val="en-IN"/>
              </w:rPr>
            </w:pPr>
            <w:r>
              <w:rPr>
                <w:rFonts w:ascii="Montserrat" w:hAnsi="Montserrat"/>
                <w:sz w:val="20"/>
                <w:szCs w:val="20"/>
                <w:lang w:val="en-IN"/>
              </w:rPr>
              <w:t>Bands confirmed</w:t>
            </w:r>
          </w:p>
          <w:p w14:paraId="3618513D" w14:textId="77777777" w:rsidR="00100B45" w:rsidRDefault="00100B45">
            <w:pPr>
              <w:jc w:val="center"/>
              <w:rPr>
                <w:rFonts w:ascii="Montserrat" w:hAnsi="Montserrat"/>
                <w:sz w:val="20"/>
                <w:szCs w:val="20"/>
                <w:lang w:val="en-IN"/>
              </w:rPr>
            </w:pPr>
          </w:p>
          <w:p w14:paraId="5DF158A4" w14:textId="77777777" w:rsidR="00100B45" w:rsidRDefault="00000000">
            <w:pPr>
              <w:jc w:val="center"/>
              <w:rPr>
                <w:rFonts w:ascii="Montserrat" w:hAnsi="Montserrat"/>
                <w:sz w:val="20"/>
                <w:szCs w:val="20"/>
                <w:lang w:val="en-IN"/>
              </w:rPr>
            </w:pPr>
            <w:r>
              <w:rPr>
                <w:rFonts w:ascii="Montserrat" w:hAnsi="Montserrat"/>
                <w:sz w:val="20"/>
                <w:szCs w:val="20"/>
                <w:lang w:val="en-IN"/>
              </w:rPr>
              <w:t>W15</w:t>
            </w:r>
          </w:p>
          <w:p w14:paraId="0EE2705C" w14:textId="77777777" w:rsidR="00100B45" w:rsidRDefault="00000000">
            <w:pPr>
              <w:jc w:val="center"/>
              <w:rPr>
                <w:rFonts w:ascii="Montserrat" w:hAnsi="Montserrat"/>
                <w:sz w:val="20"/>
                <w:szCs w:val="20"/>
                <w:lang w:val="en-IN"/>
              </w:rPr>
            </w:pPr>
            <w:r>
              <w:rPr>
                <w:rFonts w:ascii="Montserrat" w:hAnsi="Montserrat"/>
                <w:sz w:val="20"/>
                <w:szCs w:val="20"/>
                <w:lang w:val="en-IN"/>
              </w:rPr>
              <w:t>Thresholds met</w:t>
            </w:r>
          </w:p>
        </w:tc>
        <w:tc>
          <w:tcPr>
            <w:tcW w:w="1800" w:type="dxa"/>
            <w:tcBorders>
              <w:top w:val="single" w:sz="6" w:space="0" w:color="BFBFBF"/>
              <w:left w:val="single" w:sz="6" w:space="0" w:color="BFBFBF"/>
              <w:bottom w:val="single" w:sz="6" w:space="0" w:color="BFBFBF"/>
              <w:right w:val="single" w:sz="6" w:space="0" w:color="BFBFBF"/>
            </w:tcBorders>
            <w:vAlign w:val="center"/>
          </w:tcPr>
          <w:p w14:paraId="1FFD38AA" w14:textId="77777777" w:rsidR="00100B45" w:rsidRDefault="00000000">
            <w:pPr>
              <w:rPr>
                <w:rFonts w:ascii="Montserrat" w:hAnsi="Montserrat"/>
                <w:sz w:val="20"/>
                <w:szCs w:val="20"/>
                <w:lang w:val="en-IN"/>
              </w:rPr>
            </w:pPr>
            <w:r>
              <w:rPr>
                <w:rFonts w:ascii="Montserrat" w:hAnsi="Montserrat"/>
                <w:sz w:val="20"/>
                <w:szCs w:val="20"/>
                <w:lang w:val="en-IN"/>
              </w:rPr>
              <w:t>AI/ML Engineer 1 with AI Architect</w:t>
            </w:r>
          </w:p>
        </w:tc>
      </w:tr>
      <w:tr w:rsidR="00100B45" w14:paraId="17B5D6B4" w14:textId="77777777">
        <w:tc>
          <w:tcPr>
            <w:tcW w:w="620" w:type="dxa"/>
            <w:tcBorders>
              <w:top w:val="single" w:sz="6" w:space="0" w:color="BFBFBF"/>
              <w:left w:val="single" w:sz="6" w:space="0" w:color="BFBFBF"/>
              <w:bottom w:val="single" w:sz="6" w:space="0" w:color="BFBFBF"/>
              <w:right w:val="single" w:sz="6" w:space="0" w:color="BFBFBF"/>
            </w:tcBorders>
            <w:vAlign w:val="center"/>
          </w:tcPr>
          <w:p w14:paraId="7C8B8C4A" w14:textId="77777777" w:rsidR="00100B45" w:rsidRDefault="00000000">
            <w:pPr>
              <w:jc w:val="center"/>
              <w:rPr>
                <w:rFonts w:ascii="Montserrat" w:hAnsi="Montserrat"/>
                <w:sz w:val="20"/>
                <w:szCs w:val="20"/>
                <w:lang w:val="en-IN"/>
              </w:rPr>
            </w:pPr>
            <w:r>
              <w:rPr>
                <w:rFonts w:ascii="Montserrat" w:hAnsi="Montserrat"/>
                <w:sz w:val="20"/>
                <w:szCs w:val="20"/>
                <w:lang w:val="en-IN"/>
              </w:rPr>
              <w:t>CX-4</w:t>
            </w:r>
          </w:p>
        </w:tc>
        <w:tc>
          <w:tcPr>
            <w:tcW w:w="1600" w:type="dxa"/>
            <w:tcBorders>
              <w:top w:val="single" w:sz="6" w:space="0" w:color="BFBFBF"/>
              <w:left w:val="single" w:sz="6" w:space="0" w:color="BFBFBF"/>
              <w:bottom w:val="single" w:sz="6" w:space="0" w:color="BFBFBF"/>
              <w:right w:val="single" w:sz="6" w:space="0" w:color="BFBFBF"/>
            </w:tcBorders>
            <w:vAlign w:val="center"/>
          </w:tcPr>
          <w:p w14:paraId="1091FBEE" w14:textId="77777777" w:rsidR="00100B45" w:rsidRDefault="00000000">
            <w:pPr>
              <w:rPr>
                <w:rFonts w:ascii="Montserrat" w:hAnsi="Montserrat"/>
                <w:sz w:val="20"/>
                <w:szCs w:val="20"/>
                <w:lang w:val="en-IN"/>
              </w:rPr>
            </w:pPr>
            <w:r>
              <w:rPr>
                <w:rFonts w:ascii="Montserrat" w:hAnsi="Montserrat"/>
                <w:sz w:val="20"/>
                <w:szCs w:val="20"/>
                <w:lang w:val="en-IN"/>
              </w:rPr>
              <w:t>Multimodal and device-usage scenarios</w:t>
            </w:r>
          </w:p>
        </w:tc>
        <w:tc>
          <w:tcPr>
            <w:tcW w:w="3900" w:type="dxa"/>
            <w:tcBorders>
              <w:top w:val="single" w:sz="6" w:space="0" w:color="BFBFBF"/>
              <w:left w:val="single" w:sz="6" w:space="0" w:color="BFBFBF"/>
              <w:bottom w:val="single" w:sz="6" w:space="0" w:color="BFBFBF"/>
              <w:right w:val="single" w:sz="6" w:space="0" w:color="BFBFBF"/>
            </w:tcBorders>
            <w:vAlign w:val="center"/>
          </w:tcPr>
          <w:p w14:paraId="4B7A957A" w14:textId="77777777" w:rsidR="00100B45" w:rsidRDefault="00000000">
            <w:pPr>
              <w:rPr>
                <w:rFonts w:ascii="Montserrat" w:hAnsi="Montserrat"/>
                <w:sz w:val="20"/>
                <w:szCs w:val="20"/>
                <w:lang w:val="en-IN"/>
              </w:rPr>
            </w:pPr>
            <w:r>
              <w:rPr>
                <w:rFonts w:ascii="Montserrat" w:hAnsi="Montserrat"/>
                <w:sz w:val="20"/>
                <w:szCs w:val="20"/>
                <w:lang w:val="en-IN"/>
              </w:rPr>
              <w:t>The proportion of in-scope content carrying an extractable text layer; figure and table extraction accuracy on Nova samples; and the figure-citation approach that answers scenario-driven questions without image interpretation.</w:t>
            </w:r>
          </w:p>
        </w:tc>
        <w:tc>
          <w:tcPr>
            <w:tcW w:w="1424" w:type="dxa"/>
            <w:tcBorders>
              <w:top w:val="single" w:sz="6" w:space="0" w:color="BFBFBF"/>
              <w:left w:val="single" w:sz="6" w:space="0" w:color="BFBFBF"/>
              <w:bottom w:val="single" w:sz="6" w:space="0" w:color="BFBFBF"/>
              <w:right w:val="single" w:sz="6" w:space="0" w:color="BFBFBF"/>
            </w:tcBorders>
            <w:vAlign w:val="center"/>
          </w:tcPr>
          <w:p w14:paraId="38C5561E" w14:textId="77777777" w:rsidR="00100B45" w:rsidRDefault="00000000">
            <w:pPr>
              <w:jc w:val="center"/>
              <w:rPr>
                <w:rFonts w:ascii="Montserrat" w:hAnsi="Montserrat"/>
                <w:sz w:val="20"/>
                <w:szCs w:val="20"/>
                <w:lang w:val="en-IN"/>
              </w:rPr>
            </w:pPr>
            <w:r>
              <w:rPr>
                <w:rFonts w:ascii="Montserrat" w:hAnsi="Montserrat"/>
                <w:sz w:val="20"/>
                <w:szCs w:val="20"/>
                <w:lang w:val="en-IN"/>
              </w:rPr>
              <w:t>W5</w:t>
            </w:r>
          </w:p>
          <w:p w14:paraId="05858CDA" w14:textId="77777777" w:rsidR="00100B45" w:rsidRDefault="00000000">
            <w:pPr>
              <w:jc w:val="center"/>
              <w:rPr>
                <w:rFonts w:ascii="Montserrat" w:hAnsi="Montserrat"/>
                <w:sz w:val="20"/>
                <w:szCs w:val="20"/>
                <w:lang w:val="en-IN"/>
              </w:rPr>
            </w:pPr>
            <w:r>
              <w:rPr>
                <w:rFonts w:ascii="Montserrat" w:hAnsi="Montserrat"/>
                <w:sz w:val="20"/>
                <w:szCs w:val="20"/>
                <w:lang w:val="en-IN"/>
              </w:rPr>
              <w:t>Boundary confirmed</w:t>
            </w:r>
          </w:p>
        </w:tc>
        <w:tc>
          <w:tcPr>
            <w:tcW w:w="1800" w:type="dxa"/>
            <w:tcBorders>
              <w:top w:val="single" w:sz="6" w:space="0" w:color="BFBFBF"/>
              <w:left w:val="single" w:sz="6" w:space="0" w:color="BFBFBF"/>
              <w:bottom w:val="single" w:sz="6" w:space="0" w:color="BFBFBF"/>
              <w:right w:val="single" w:sz="6" w:space="0" w:color="BFBFBF"/>
            </w:tcBorders>
            <w:vAlign w:val="center"/>
          </w:tcPr>
          <w:p w14:paraId="6F793367" w14:textId="77777777" w:rsidR="00100B45" w:rsidRDefault="00000000">
            <w:pPr>
              <w:rPr>
                <w:rFonts w:ascii="Montserrat" w:hAnsi="Montserrat"/>
                <w:sz w:val="20"/>
                <w:szCs w:val="20"/>
                <w:lang w:val="en-IN"/>
              </w:rPr>
            </w:pPr>
            <w:r>
              <w:rPr>
                <w:rFonts w:ascii="Montserrat" w:hAnsi="Montserrat"/>
                <w:sz w:val="20"/>
                <w:szCs w:val="20"/>
                <w:lang w:val="en-IN"/>
              </w:rPr>
              <w:t>AI/ML Engineer 1 with Data Engineer</w:t>
            </w:r>
          </w:p>
        </w:tc>
      </w:tr>
    </w:tbl>
    <w:p w14:paraId="35FA7A9A" w14:textId="77777777" w:rsidR="00100B45" w:rsidRDefault="00100B45"/>
    <w:p w14:paraId="653E3D29"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Complexity reserve. </w:t>
      </w:r>
      <w:r>
        <w:rPr>
          <w:rFonts w:ascii="Montserrat" w:hAnsi="Montserrat"/>
          <w:sz w:val="20"/>
          <w:szCs w:val="20"/>
          <w:lang w:val="en-IN"/>
        </w:rPr>
        <w:t>A reserve of effort is held within the team allocation in Section 3.6 and released by the AI Architect against these four gates. Where an investigation concludes that the work is materially larger than assumed, QualiZeal will raise it at the corresponding gate with options and impact, so that Nova can decide between absorbing it within the increment sequence, deferring it, or handling it through the change management process in Section 5.4.</w:t>
      </w:r>
    </w:p>
    <w:p w14:paraId="1FBD3838" w14:textId="77777777" w:rsidR="00100B45" w:rsidRDefault="00100B45"/>
    <w:p w14:paraId="39228C85" w14:textId="77777777" w:rsidR="00100B45" w:rsidRDefault="00000000">
      <w:pPr>
        <w:pStyle w:val="Heading2"/>
        <w:rPr>
          <w:rStyle w:val="SubtleEmphasis"/>
          <w:i w:val="0"/>
          <w:iCs w:val="0"/>
          <w:color w:val="auto"/>
        </w:rPr>
      </w:pPr>
      <w:r>
        <w:rPr>
          <w:rStyle w:val="SubtleEmphasis"/>
          <w:i w:val="0"/>
          <w:iCs w:val="0"/>
          <w:color w:val="auto"/>
        </w:rPr>
        <w:t>Technology Stack</w:t>
      </w:r>
    </w:p>
    <w:p w14:paraId="7D758B6D" w14:textId="77777777" w:rsidR="00100B45" w:rsidRDefault="00100B45"/>
    <w:p w14:paraId="2172CEE2" w14:textId="77777777" w:rsidR="00100B45" w:rsidRDefault="00000000">
      <w:pPr>
        <w:jc w:val="both"/>
        <w:rPr>
          <w:rFonts w:ascii="Montserrat" w:hAnsi="Montserrat"/>
          <w:sz w:val="20"/>
          <w:szCs w:val="20"/>
          <w:lang w:val="en-IN"/>
        </w:rPr>
      </w:pPr>
      <w:r>
        <w:rPr>
          <w:rFonts w:ascii="Montserrat" w:hAnsi="Montserrat"/>
          <w:sz w:val="20"/>
          <w:szCs w:val="20"/>
          <w:lang w:val="en-IN"/>
        </w:rPr>
        <w:t>The stack is confined to Amazon Web Services managed services, Amazon Bedrock, and permissively licensed open-source components. Two constraints govern the selection: no model inference or content processing occurs outside the Nova AWS boundary, and no component is introduced that couples the solution to a commercial vendor beyond the approved AWS and Amazon Bedrock patterns.</w:t>
      </w:r>
    </w:p>
    <w:p w14:paraId="4C77785C" w14:textId="77777777" w:rsidR="00100B45" w:rsidRDefault="00100B45"/>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1500"/>
        <w:gridCol w:w="2400"/>
        <w:gridCol w:w="3700"/>
        <w:gridCol w:w="1744"/>
      </w:tblGrid>
      <w:tr w:rsidR="00100B45" w14:paraId="2C0A1411" w14:textId="77777777">
        <w:trPr>
          <w:tblHeader/>
        </w:trPr>
        <w:tc>
          <w:tcPr>
            <w:tcW w:w="15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1E514D79" w14:textId="77777777" w:rsidR="00100B45" w:rsidRDefault="00000000">
            <w:pPr>
              <w:rPr>
                <w:rFonts w:ascii="Montserrat" w:hAnsi="Montserrat"/>
                <w:sz w:val="20"/>
                <w:szCs w:val="20"/>
                <w:lang w:val="en-IN"/>
              </w:rPr>
            </w:pPr>
            <w:r>
              <w:rPr>
                <w:rFonts w:ascii="Montserrat" w:hAnsi="Montserrat"/>
                <w:b/>
                <w:bCs/>
                <w:sz w:val="20"/>
                <w:szCs w:val="20"/>
                <w:lang w:val="en-IN"/>
              </w:rPr>
              <w:lastRenderedPageBreak/>
              <w:t>Layer</w:t>
            </w:r>
          </w:p>
        </w:tc>
        <w:tc>
          <w:tcPr>
            <w:tcW w:w="24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3015CB96" w14:textId="77777777" w:rsidR="00100B45" w:rsidRDefault="00000000">
            <w:pPr>
              <w:rPr>
                <w:rFonts w:ascii="Montserrat" w:hAnsi="Montserrat"/>
                <w:sz w:val="20"/>
                <w:szCs w:val="20"/>
                <w:lang w:val="en-IN"/>
              </w:rPr>
            </w:pPr>
            <w:r>
              <w:rPr>
                <w:rFonts w:ascii="Montserrat" w:hAnsi="Montserrat"/>
                <w:b/>
                <w:bCs/>
                <w:sz w:val="20"/>
                <w:szCs w:val="20"/>
                <w:lang w:val="en-IN"/>
              </w:rPr>
              <w:t>Component</w:t>
            </w:r>
          </w:p>
        </w:tc>
        <w:tc>
          <w:tcPr>
            <w:tcW w:w="37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4F300EE9" w14:textId="77777777" w:rsidR="00100B45" w:rsidRDefault="00000000">
            <w:pPr>
              <w:rPr>
                <w:rFonts w:ascii="Montserrat" w:hAnsi="Montserrat"/>
                <w:sz w:val="20"/>
                <w:szCs w:val="20"/>
                <w:lang w:val="en-IN"/>
              </w:rPr>
            </w:pPr>
            <w:r>
              <w:rPr>
                <w:rFonts w:ascii="Montserrat" w:hAnsi="Montserrat"/>
                <w:b/>
                <w:bCs/>
                <w:sz w:val="20"/>
                <w:szCs w:val="20"/>
                <w:lang w:val="en-IN"/>
              </w:rPr>
              <w:t>Licensing and commercial basis</w:t>
            </w:r>
          </w:p>
        </w:tc>
        <w:tc>
          <w:tcPr>
            <w:tcW w:w="1744"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01B8DD2F" w14:textId="77777777" w:rsidR="00100B45" w:rsidRDefault="00000000">
            <w:pPr>
              <w:rPr>
                <w:rFonts w:ascii="Montserrat" w:hAnsi="Montserrat"/>
                <w:sz w:val="20"/>
                <w:szCs w:val="20"/>
                <w:lang w:val="en-IN"/>
              </w:rPr>
            </w:pPr>
            <w:r>
              <w:rPr>
                <w:rFonts w:ascii="Montserrat" w:hAnsi="Montserrat"/>
                <w:b/>
                <w:bCs/>
                <w:sz w:val="20"/>
                <w:szCs w:val="20"/>
                <w:lang w:val="en-IN"/>
              </w:rPr>
              <w:t>Status</w:t>
            </w:r>
          </w:p>
        </w:tc>
      </w:tr>
      <w:tr w:rsidR="00100B45" w14:paraId="1E40522B" w14:textId="77777777">
        <w:tc>
          <w:tcPr>
            <w:tcW w:w="1500" w:type="dxa"/>
            <w:tcBorders>
              <w:top w:val="single" w:sz="6" w:space="0" w:color="BFBFBF"/>
              <w:left w:val="single" w:sz="6" w:space="0" w:color="BFBFBF"/>
              <w:bottom w:val="single" w:sz="6" w:space="0" w:color="BFBFBF"/>
              <w:right w:val="single" w:sz="6" w:space="0" w:color="BFBFBF"/>
            </w:tcBorders>
            <w:vAlign w:val="center"/>
          </w:tcPr>
          <w:p w14:paraId="19B0884D" w14:textId="77777777" w:rsidR="00100B45" w:rsidRDefault="00000000">
            <w:pPr>
              <w:rPr>
                <w:rFonts w:ascii="Montserrat" w:hAnsi="Montserrat"/>
                <w:sz w:val="20"/>
                <w:szCs w:val="20"/>
                <w:lang w:val="en-IN"/>
              </w:rPr>
            </w:pPr>
            <w:r>
              <w:rPr>
                <w:rFonts w:ascii="Montserrat" w:hAnsi="Montserrat"/>
                <w:sz w:val="20"/>
                <w:szCs w:val="20"/>
                <w:lang w:val="en-IN"/>
              </w:rPr>
              <w:t>Application</w:t>
            </w:r>
          </w:p>
        </w:tc>
        <w:tc>
          <w:tcPr>
            <w:tcW w:w="2400" w:type="dxa"/>
            <w:tcBorders>
              <w:top w:val="single" w:sz="6" w:space="0" w:color="BFBFBF"/>
              <w:left w:val="single" w:sz="6" w:space="0" w:color="BFBFBF"/>
              <w:bottom w:val="single" w:sz="6" w:space="0" w:color="BFBFBF"/>
              <w:right w:val="single" w:sz="6" w:space="0" w:color="BFBFBF"/>
            </w:tcBorders>
            <w:vAlign w:val="center"/>
          </w:tcPr>
          <w:p w14:paraId="2469BE54" w14:textId="77777777" w:rsidR="00100B45" w:rsidRDefault="00000000">
            <w:pPr>
              <w:rPr>
                <w:rFonts w:ascii="Montserrat" w:hAnsi="Montserrat"/>
                <w:sz w:val="20"/>
                <w:szCs w:val="20"/>
                <w:lang w:val="en-IN"/>
              </w:rPr>
            </w:pPr>
            <w:r>
              <w:rPr>
                <w:rFonts w:ascii="Montserrat" w:hAnsi="Montserrat"/>
                <w:sz w:val="20"/>
                <w:szCs w:val="20"/>
                <w:lang w:val="en-IN"/>
              </w:rPr>
              <w:t>Python; FastAPI on Amazon ECS Fargate; React served through Amazon CloudFront and Amazon S3</w:t>
            </w:r>
          </w:p>
        </w:tc>
        <w:tc>
          <w:tcPr>
            <w:tcW w:w="3700" w:type="dxa"/>
            <w:tcBorders>
              <w:top w:val="single" w:sz="6" w:space="0" w:color="BFBFBF"/>
              <w:left w:val="single" w:sz="6" w:space="0" w:color="BFBFBF"/>
              <w:bottom w:val="single" w:sz="6" w:space="0" w:color="BFBFBF"/>
              <w:right w:val="single" w:sz="6" w:space="0" w:color="BFBFBF"/>
            </w:tcBorders>
            <w:vAlign w:val="center"/>
          </w:tcPr>
          <w:p w14:paraId="07B75384" w14:textId="77777777" w:rsidR="00100B45" w:rsidRDefault="00000000">
            <w:pPr>
              <w:rPr>
                <w:rFonts w:ascii="Montserrat" w:hAnsi="Montserrat"/>
                <w:sz w:val="20"/>
                <w:szCs w:val="20"/>
                <w:lang w:val="en-IN"/>
              </w:rPr>
            </w:pPr>
            <w:r>
              <w:rPr>
                <w:rFonts w:ascii="Montserrat" w:hAnsi="Montserrat"/>
                <w:sz w:val="20"/>
                <w:szCs w:val="20"/>
                <w:lang w:val="en-IN"/>
              </w:rPr>
              <w:t>Open source, permissive (PSF, MIT, BSD). AWS consumption borne by Nova.</w:t>
            </w:r>
          </w:p>
        </w:tc>
        <w:tc>
          <w:tcPr>
            <w:tcW w:w="1744" w:type="dxa"/>
            <w:tcBorders>
              <w:top w:val="single" w:sz="6" w:space="0" w:color="BFBFBF"/>
              <w:left w:val="single" w:sz="6" w:space="0" w:color="BFBFBF"/>
              <w:bottom w:val="single" w:sz="6" w:space="0" w:color="BFBFBF"/>
              <w:right w:val="single" w:sz="6" w:space="0" w:color="BFBFBF"/>
            </w:tcBorders>
            <w:vAlign w:val="center"/>
          </w:tcPr>
          <w:p w14:paraId="1F0BAEDF" w14:textId="77777777" w:rsidR="00100B45" w:rsidRDefault="00000000">
            <w:pPr>
              <w:rPr>
                <w:rFonts w:ascii="Montserrat" w:hAnsi="Montserrat"/>
                <w:sz w:val="20"/>
                <w:szCs w:val="20"/>
                <w:lang w:val="en-IN"/>
              </w:rPr>
            </w:pPr>
            <w:r>
              <w:rPr>
                <w:rFonts w:ascii="Montserrat" w:hAnsi="Montserrat"/>
                <w:sz w:val="20"/>
                <w:szCs w:val="20"/>
                <w:lang w:val="en-IN"/>
              </w:rPr>
              <w:t>Approved</w:t>
            </w:r>
          </w:p>
        </w:tc>
      </w:tr>
      <w:tr w:rsidR="00100B45" w14:paraId="0289DEA2" w14:textId="77777777">
        <w:tc>
          <w:tcPr>
            <w:tcW w:w="1500" w:type="dxa"/>
            <w:tcBorders>
              <w:top w:val="single" w:sz="6" w:space="0" w:color="BFBFBF"/>
              <w:left w:val="single" w:sz="6" w:space="0" w:color="BFBFBF"/>
              <w:bottom w:val="single" w:sz="6" w:space="0" w:color="BFBFBF"/>
              <w:right w:val="single" w:sz="6" w:space="0" w:color="BFBFBF"/>
            </w:tcBorders>
            <w:vAlign w:val="center"/>
          </w:tcPr>
          <w:p w14:paraId="249CF518" w14:textId="77777777" w:rsidR="00100B45" w:rsidRDefault="00000000">
            <w:pPr>
              <w:rPr>
                <w:rFonts w:ascii="Montserrat" w:hAnsi="Montserrat"/>
                <w:sz w:val="20"/>
                <w:szCs w:val="20"/>
                <w:lang w:val="en-IN"/>
              </w:rPr>
            </w:pPr>
            <w:r>
              <w:rPr>
                <w:rFonts w:ascii="Montserrat" w:hAnsi="Montserrat"/>
                <w:sz w:val="20"/>
                <w:szCs w:val="20"/>
                <w:lang w:val="en-IN"/>
              </w:rPr>
              <w:t>Model inference</w:t>
            </w:r>
          </w:p>
        </w:tc>
        <w:tc>
          <w:tcPr>
            <w:tcW w:w="2400" w:type="dxa"/>
            <w:tcBorders>
              <w:top w:val="single" w:sz="6" w:space="0" w:color="BFBFBF"/>
              <w:left w:val="single" w:sz="6" w:space="0" w:color="BFBFBF"/>
              <w:bottom w:val="single" w:sz="6" w:space="0" w:color="BFBFBF"/>
              <w:right w:val="single" w:sz="6" w:space="0" w:color="BFBFBF"/>
            </w:tcBorders>
            <w:vAlign w:val="center"/>
          </w:tcPr>
          <w:p w14:paraId="34735969" w14:textId="77777777" w:rsidR="00100B45" w:rsidRDefault="00000000">
            <w:pPr>
              <w:rPr>
                <w:rFonts w:ascii="Montserrat" w:hAnsi="Montserrat"/>
                <w:sz w:val="20"/>
                <w:szCs w:val="20"/>
                <w:lang w:val="en-IN"/>
              </w:rPr>
            </w:pPr>
            <w:r>
              <w:rPr>
                <w:rFonts w:ascii="Montserrat" w:hAnsi="Montserrat"/>
                <w:sz w:val="20"/>
                <w:szCs w:val="20"/>
                <w:lang w:val="en-IN"/>
              </w:rPr>
              <w:t>Amazon Bedrock for model invocation; Amazon Bedrock Guardrails for the grounding check</w:t>
            </w:r>
          </w:p>
        </w:tc>
        <w:tc>
          <w:tcPr>
            <w:tcW w:w="3700" w:type="dxa"/>
            <w:tcBorders>
              <w:top w:val="single" w:sz="6" w:space="0" w:color="BFBFBF"/>
              <w:left w:val="single" w:sz="6" w:space="0" w:color="BFBFBF"/>
              <w:bottom w:val="single" w:sz="6" w:space="0" w:color="BFBFBF"/>
              <w:right w:val="single" w:sz="6" w:space="0" w:color="BFBFBF"/>
            </w:tcBorders>
            <w:vAlign w:val="center"/>
          </w:tcPr>
          <w:p w14:paraId="4839D3C1" w14:textId="77777777" w:rsidR="00100B45" w:rsidRDefault="00000000">
            <w:pPr>
              <w:rPr>
                <w:rFonts w:ascii="Montserrat" w:hAnsi="Montserrat"/>
                <w:sz w:val="20"/>
                <w:szCs w:val="20"/>
                <w:lang w:val="en-IN"/>
              </w:rPr>
            </w:pPr>
            <w:r>
              <w:rPr>
                <w:rFonts w:ascii="Montserrat" w:hAnsi="Montserrat"/>
                <w:sz w:val="20"/>
                <w:szCs w:val="20"/>
                <w:lang w:val="en-IN"/>
              </w:rPr>
              <w:t>AWS service consumption within the Nova account. No separate software licence.</w:t>
            </w:r>
          </w:p>
        </w:tc>
        <w:tc>
          <w:tcPr>
            <w:tcW w:w="1744" w:type="dxa"/>
            <w:tcBorders>
              <w:top w:val="single" w:sz="6" w:space="0" w:color="BFBFBF"/>
              <w:left w:val="single" w:sz="6" w:space="0" w:color="BFBFBF"/>
              <w:bottom w:val="single" w:sz="6" w:space="0" w:color="BFBFBF"/>
              <w:right w:val="single" w:sz="6" w:space="0" w:color="BFBFBF"/>
            </w:tcBorders>
            <w:vAlign w:val="center"/>
          </w:tcPr>
          <w:p w14:paraId="6D7D7F4F" w14:textId="77777777" w:rsidR="00100B45" w:rsidRDefault="00000000">
            <w:pPr>
              <w:rPr>
                <w:rFonts w:ascii="Montserrat" w:hAnsi="Montserrat"/>
                <w:sz w:val="20"/>
                <w:szCs w:val="20"/>
                <w:lang w:val="en-IN"/>
              </w:rPr>
            </w:pPr>
            <w:r>
              <w:rPr>
                <w:rFonts w:ascii="Montserrat" w:hAnsi="Montserrat"/>
                <w:sz w:val="20"/>
                <w:szCs w:val="20"/>
                <w:lang w:val="en-IN"/>
              </w:rPr>
              <w:t>Approved</w:t>
            </w:r>
          </w:p>
        </w:tc>
      </w:tr>
      <w:tr w:rsidR="00100B45" w14:paraId="4E910F9C" w14:textId="77777777">
        <w:tc>
          <w:tcPr>
            <w:tcW w:w="1500" w:type="dxa"/>
            <w:tcBorders>
              <w:top w:val="single" w:sz="6" w:space="0" w:color="BFBFBF"/>
              <w:left w:val="single" w:sz="6" w:space="0" w:color="BFBFBF"/>
              <w:bottom w:val="single" w:sz="6" w:space="0" w:color="BFBFBF"/>
              <w:right w:val="single" w:sz="6" w:space="0" w:color="BFBFBF"/>
            </w:tcBorders>
            <w:vAlign w:val="center"/>
          </w:tcPr>
          <w:p w14:paraId="7E2E93BC" w14:textId="77777777" w:rsidR="00100B45" w:rsidRDefault="00000000">
            <w:pPr>
              <w:rPr>
                <w:rFonts w:ascii="Montserrat" w:hAnsi="Montserrat"/>
                <w:sz w:val="20"/>
                <w:szCs w:val="20"/>
                <w:lang w:val="en-IN"/>
              </w:rPr>
            </w:pPr>
            <w:r>
              <w:rPr>
                <w:rFonts w:ascii="Montserrat" w:hAnsi="Montserrat"/>
                <w:sz w:val="20"/>
                <w:szCs w:val="20"/>
                <w:lang w:val="en-IN"/>
              </w:rPr>
              <w:t>Retrieval</w:t>
            </w:r>
          </w:p>
        </w:tc>
        <w:tc>
          <w:tcPr>
            <w:tcW w:w="2400" w:type="dxa"/>
            <w:tcBorders>
              <w:top w:val="single" w:sz="6" w:space="0" w:color="BFBFBF"/>
              <w:left w:val="single" w:sz="6" w:space="0" w:color="BFBFBF"/>
              <w:bottom w:val="single" w:sz="6" w:space="0" w:color="BFBFBF"/>
              <w:right w:val="single" w:sz="6" w:space="0" w:color="BFBFBF"/>
            </w:tcBorders>
            <w:vAlign w:val="center"/>
          </w:tcPr>
          <w:p w14:paraId="5BE69DEA" w14:textId="77777777" w:rsidR="00100B45" w:rsidRDefault="00000000">
            <w:pPr>
              <w:rPr>
                <w:rFonts w:ascii="Montserrat" w:hAnsi="Montserrat"/>
                <w:sz w:val="20"/>
                <w:szCs w:val="20"/>
                <w:lang w:val="en-IN"/>
              </w:rPr>
            </w:pPr>
            <w:r>
              <w:rPr>
                <w:rFonts w:ascii="Montserrat" w:hAnsi="Montserrat"/>
                <w:sz w:val="20"/>
                <w:szCs w:val="20"/>
                <w:lang w:val="en-IN"/>
              </w:rPr>
              <w:t>Amazon Bedrock Knowledge Bases with Amazon Titan Text Embeddings V2</w:t>
            </w:r>
          </w:p>
        </w:tc>
        <w:tc>
          <w:tcPr>
            <w:tcW w:w="3700" w:type="dxa"/>
            <w:tcBorders>
              <w:top w:val="single" w:sz="6" w:space="0" w:color="BFBFBF"/>
              <w:left w:val="single" w:sz="6" w:space="0" w:color="BFBFBF"/>
              <w:bottom w:val="single" w:sz="6" w:space="0" w:color="BFBFBF"/>
              <w:right w:val="single" w:sz="6" w:space="0" w:color="BFBFBF"/>
            </w:tcBorders>
            <w:vAlign w:val="center"/>
          </w:tcPr>
          <w:p w14:paraId="39450C46" w14:textId="77777777" w:rsidR="00100B45" w:rsidRDefault="00000000">
            <w:pPr>
              <w:rPr>
                <w:rFonts w:ascii="Montserrat" w:hAnsi="Montserrat"/>
                <w:sz w:val="20"/>
                <w:szCs w:val="20"/>
                <w:lang w:val="en-IN"/>
              </w:rPr>
            </w:pPr>
            <w:r>
              <w:rPr>
                <w:rFonts w:ascii="Montserrat" w:hAnsi="Montserrat"/>
                <w:sz w:val="20"/>
                <w:szCs w:val="20"/>
                <w:lang w:val="en-IN"/>
              </w:rPr>
              <w:t>AWS service consumption within the Nova account. No separate software licence.</w:t>
            </w:r>
          </w:p>
        </w:tc>
        <w:tc>
          <w:tcPr>
            <w:tcW w:w="1744" w:type="dxa"/>
            <w:tcBorders>
              <w:top w:val="single" w:sz="6" w:space="0" w:color="BFBFBF"/>
              <w:left w:val="single" w:sz="6" w:space="0" w:color="BFBFBF"/>
              <w:bottom w:val="single" w:sz="6" w:space="0" w:color="BFBFBF"/>
              <w:right w:val="single" w:sz="6" w:space="0" w:color="BFBFBF"/>
            </w:tcBorders>
            <w:vAlign w:val="center"/>
          </w:tcPr>
          <w:p w14:paraId="28F4B358" w14:textId="77777777" w:rsidR="00100B45" w:rsidRDefault="00000000">
            <w:pPr>
              <w:rPr>
                <w:rFonts w:ascii="Montserrat" w:hAnsi="Montserrat"/>
                <w:sz w:val="20"/>
                <w:szCs w:val="20"/>
                <w:lang w:val="en-IN"/>
              </w:rPr>
            </w:pPr>
            <w:r>
              <w:rPr>
                <w:rFonts w:ascii="Montserrat" w:hAnsi="Montserrat"/>
                <w:sz w:val="20"/>
                <w:szCs w:val="20"/>
                <w:lang w:val="en-IN"/>
              </w:rPr>
              <w:t>Approved</w:t>
            </w:r>
          </w:p>
        </w:tc>
      </w:tr>
      <w:tr w:rsidR="00100B45" w14:paraId="174E5A24" w14:textId="77777777">
        <w:tc>
          <w:tcPr>
            <w:tcW w:w="1500" w:type="dxa"/>
            <w:tcBorders>
              <w:top w:val="single" w:sz="6" w:space="0" w:color="BFBFBF"/>
              <w:left w:val="single" w:sz="6" w:space="0" w:color="BFBFBF"/>
              <w:bottom w:val="single" w:sz="6" w:space="0" w:color="BFBFBF"/>
              <w:right w:val="single" w:sz="6" w:space="0" w:color="BFBFBF"/>
            </w:tcBorders>
            <w:vAlign w:val="center"/>
          </w:tcPr>
          <w:p w14:paraId="2E10A8F1" w14:textId="77777777" w:rsidR="00100B45" w:rsidRDefault="00000000">
            <w:pPr>
              <w:rPr>
                <w:rFonts w:ascii="Montserrat" w:hAnsi="Montserrat"/>
                <w:sz w:val="20"/>
                <w:szCs w:val="20"/>
                <w:lang w:val="en-IN"/>
              </w:rPr>
            </w:pPr>
            <w:r>
              <w:rPr>
                <w:rFonts w:ascii="Montserrat" w:hAnsi="Montserrat"/>
                <w:sz w:val="20"/>
                <w:szCs w:val="20"/>
                <w:lang w:val="en-IN"/>
              </w:rPr>
              <w:t>Ingestion</w:t>
            </w:r>
          </w:p>
        </w:tc>
        <w:tc>
          <w:tcPr>
            <w:tcW w:w="2400" w:type="dxa"/>
            <w:tcBorders>
              <w:top w:val="single" w:sz="6" w:space="0" w:color="BFBFBF"/>
              <w:left w:val="single" w:sz="6" w:space="0" w:color="BFBFBF"/>
              <w:bottom w:val="single" w:sz="6" w:space="0" w:color="BFBFBF"/>
              <w:right w:val="single" w:sz="6" w:space="0" w:color="BFBFBF"/>
            </w:tcBorders>
            <w:vAlign w:val="center"/>
          </w:tcPr>
          <w:p w14:paraId="502DF426" w14:textId="77777777" w:rsidR="00100B45" w:rsidRDefault="00000000">
            <w:pPr>
              <w:rPr>
                <w:rFonts w:ascii="Montserrat" w:hAnsi="Montserrat"/>
                <w:sz w:val="20"/>
                <w:szCs w:val="20"/>
                <w:lang w:val="en-IN"/>
              </w:rPr>
            </w:pPr>
            <w:r>
              <w:rPr>
                <w:rFonts w:ascii="Montserrat" w:hAnsi="Montserrat"/>
                <w:sz w:val="20"/>
                <w:szCs w:val="20"/>
                <w:lang w:val="en-IN"/>
              </w:rPr>
              <w:t>Amazon S3, Amazon EventBridge, Amazon SQS and AWS Step Functions</w:t>
            </w:r>
          </w:p>
        </w:tc>
        <w:tc>
          <w:tcPr>
            <w:tcW w:w="3700" w:type="dxa"/>
            <w:tcBorders>
              <w:top w:val="single" w:sz="6" w:space="0" w:color="BFBFBF"/>
              <w:left w:val="single" w:sz="6" w:space="0" w:color="BFBFBF"/>
              <w:bottom w:val="single" w:sz="6" w:space="0" w:color="BFBFBF"/>
              <w:right w:val="single" w:sz="6" w:space="0" w:color="BFBFBF"/>
            </w:tcBorders>
            <w:vAlign w:val="center"/>
          </w:tcPr>
          <w:p w14:paraId="0DFC4467" w14:textId="77777777" w:rsidR="00100B45" w:rsidRDefault="00000000">
            <w:pPr>
              <w:rPr>
                <w:rFonts w:ascii="Montserrat" w:hAnsi="Montserrat"/>
                <w:sz w:val="20"/>
                <w:szCs w:val="20"/>
                <w:lang w:val="en-IN"/>
              </w:rPr>
            </w:pPr>
            <w:r>
              <w:rPr>
                <w:rFonts w:ascii="Montserrat" w:hAnsi="Montserrat"/>
                <w:sz w:val="20"/>
                <w:szCs w:val="20"/>
                <w:lang w:val="en-IN"/>
              </w:rPr>
              <w:t>AWS service consumption within the Nova account.</w:t>
            </w:r>
          </w:p>
        </w:tc>
        <w:tc>
          <w:tcPr>
            <w:tcW w:w="1744" w:type="dxa"/>
            <w:tcBorders>
              <w:top w:val="single" w:sz="6" w:space="0" w:color="BFBFBF"/>
              <w:left w:val="single" w:sz="6" w:space="0" w:color="BFBFBF"/>
              <w:bottom w:val="single" w:sz="6" w:space="0" w:color="BFBFBF"/>
              <w:right w:val="single" w:sz="6" w:space="0" w:color="BFBFBF"/>
            </w:tcBorders>
            <w:vAlign w:val="center"/>
          </w:tcPr>
          <w:p w14:paraId="21D8DACB" w14:textId="77777777" w:rsidR="00100B45" w:rsidRDefault="00000000">
            <w:pPr>
              <w:rPr>
                <w:rFonts w:ascii="Montserrat" w:hAnsi="Montserrat"/>
                <w:sz w:val="20"/>
                <w:szCs w:val="20"/>
                <w:lang w:val="en-IN"/>
              </w:rPr>
            </w:pPr>
            <w:r>
              <w:rPr>
                <w:rFonts w:ascii="Montserrat" w:hAnsi="Montserrat"/>
                <w:sz w:val="20"/>
                <w:szCs w:val="20"/>
                <w:lang w:val="en-IN"/>
              </w:rPr>
              <w:t>Approved</w:t>
            </w:r>
          </w:p>
        </w:tc>
      </w:tr>
      <w:tr w:rsidR="00100B45" w14:paraId="49CCFC83" w14:textId="77777777">
        <w:tc>
          <w:tcPr>
            <w:tcW w:w="1500" w:type="dxa"/>
            <w:tcBorders>
              <w:top w:val="single" w:sz="6" w:space="0" w:color="BFBFBF"/>
              <w:left w:val="single" w:sz="6" w:space="0" w:color="BFBFBF"/>
              <w:bottom w:val="single" w:sz="6" w:space="0" w:color="BFBFBF"/>
              <w:right w:val="single" w:sz="6" w:space="0" w:color="BFBFBF"/>
            </w:tcBorders>
            <w:vAlign w:val="center"/>
          </w:tcPr>
          <w:p w14:paraId="33E4D9FD" w14:textId="77777777" w:rsidR="00100B45" w:rsidRDefault="00000000">
            <w:pPr>
              <w:rPr>
                <w:rFonts w:ascii="Montserrat" w:hAnsi="Montserrat"/>
                <w:sz w:val="20"/>
                <w:szCs w:val="20"/>
                <w:lang w:val="en-IN"/>
              </w:rPr>
            </w:pPr>
            <w:r>
              <w:rPr>
                <w:rFonts w:ascii="Montserrat" w:hAnsi="Montserrat"/>
                <w:sz w:val="20"/>
                <w:szCs w:val="20"/>
                <w:lang w:val="en-IN"/>
              </w:rPr>
              <w:t>State and queue</w:t>
            </w:r>
          </w:p>
        </w:tc>
        <w:tc>
          <w:tcPr>
            <w:tcW w:w="2400" w:type="dxa"/>
            <w:tcBorders>
              <w:top w:val="single" w:sz="6" w:space="0" w:color="BFBFBF"/>
              <w:left w:val="single" w:sz="6" w:space="0" w:color="BFBFBF"/>
              <w:bottom w:val="single" w:sz="6" w:space="0" w:color="BFBFBF"/>
              <w:right w:val="single" w:sz="6" w:space="0" w:color="BFBFBF"/>
            </w:tcBorders>
            <w:vAlign w:val="center"/>
          </w:tcPr>
          <w:p w14:paraId="6D8BA09D" w14:textId="77777777" w:rsidR="00100B45" w:rsidRDefault="00000000">
            <w:pPr>
              <w:rPr>
                <w:rFonts w:ascii="Montserrat" w:hAnsi="Montserrat"/>
                <w:sz w:val="20"/>
                <w:szCs w:val="20"/>
                <w:lang w:val="en-IN"/>
              </w:rPr>
            </w:pPr>
            <w:r>
              <w:rPr>
                <w:rFonts w:ascii="Montserrat" w:hAnsi="Montserrat"/>
                <w:sz w:val="20"/>
                <w:szCs w:val="20"/>
                <w:lang w:val="en-IN"/>
              </w:rPr>
              <w:t>Amazon DynamoDB for the curator review queue</w:t>
            </w:r>
          </w:p>
        </w:tc>
        <w:tc>
          <w:tcPr>
            <w:tcW w:w="3700" w:type="dxa"/>
            <w:tcBorders>
              <w:top w:val="single" w:sz="6" w:space="0" w:color="BFBFBF"/>
              <w:left w:val="single" w:sz="6" w:space="0" w:color="BFBFBF"/>
              <w:bottom w:val="single" w:sz="6" w:space="0" w:color="BFBFBF"/>
              <w:right w:val="single" w:sz="6" w:space="0" w:color="BFBFBF"/>
            </w:tcBorders>
            <w:vAlign w:val="center"/>
          </w:tcPr>
          <w:p w14:paraId="209DA1D8" w14:textId="77777777" w:rsidR="00100B45" w:rsidRDefault="00000000">
            <w:pPr>
              <w:rPr>
                <w:rFonts w:ascii="Montserrat" w:hAnsi="Montserrat"/>
                <w:sz w:val="20"/>
                <w:szCs w:val="20"/>
                <w:lang w:val="en-IN"/>
              </w:rPr>
            </w:pPr>
            <w:r>
              <w:rPr>
                <w:rFonts w:ascii="Montserrat" w:hAnsi="Montserrat"/>
                <w:sz w:val="20"/>
                <w:szCs w:val="20"/>
                <w:lang w:val="en-IN"/>
              </w:rPr>
              <w:t>AWS service consumption within the Nova account.</w:t>
            </w:r>
          </w:p>
        </w:tc>
        <w:tc>
          <w:tcPr>
            <w:tcW w:w="1744" w:type="dxa"/>
            <w:tcBorders>
              <w:top w:val="single" w:sz="6" w:space="0" w:color="BFBFBF"/>
              <w:left w:val="single" w:sz="6" w:space="0" w:color="BFBFBF"/>
              <w:bottom w:val="single" w:sz="6" w:space="0" w:color="BFBFBF"/>
              <w:right w:val="single" w:sz="6" w:space="0" w:color="BFBFBF"/>
            </w:tcBorders>
            <w:vAlign w:val="center"/>
          </w:tcPr>
          <w:p w14:paraId="5A56AA38" w14:textId="77777777" w:rsidR="00100B45" w:rsidRDefault="00000000">
            <w:pPr>
              <w:rPr>
                <w:rFonts w:ascii="Montserrat" w:hAnsi="Montserrat"/>
                <w:sz w:val="20"/>
                <w:szCs w:val="20"/>
                <w:lang w:val="en-IN"/>
              </w:rPr>
            </w:pPr>
            <w:r>
              <w:rPr>
                <w:rFonts w:ascii="Montserrat" w:hAnsi="Montserrat"/>
                <w:sz w:val="20"/>
                <w:szCs w:val="20"/>
                <w:lang w:val="en-IN"/>
              </w:rPr>
              <w:t>Approved</w:t>
            </w:r>
          </w:p>
        </w:tc>
      </w:tr>
      <w:tr w:rsidR="00100B45" w14:paraId="6FA6D619" w14:textId="77777777">
        <w:tc>
          <w:tcPr>
            <w:tcW w:w="1500" w:type="dxa"/>
            <w:tcBorders>
              <w:top w:val="single" w:sz="6" w:space="0" w:color="BFBFBF"/>
              <w:left w:val="single" w:sz="6" w:space="0" w:color="BFBFBF"/>
              <w:bottom w:val="single" w:sz="6" w:space="0" w:color="BFBFBF"/>
              <w:right w:val="single" w:sz="6" w:space="0" w:color="BFBFBF"/>
            </w:tcBorders>
            <w:vAlign w:val="center"/>
          </w:tcPr>
          <w:p w14:paraId="58000315" w14:textId="77777777" w:rsidR="00100B45" w:rsidRDefault="00000000">
            <w:pPr>
              <w:rPr>
                <w:rFonts w:ascii="Montserrat" w:hAnsi="Montserrat"/>
                <w:sz w:val="20"/>
                <w:szCs w:val="20"/>
                <w:lang w:val="en-IN"/>
              </w:rPr>
            </w:pPr>
            <w:r>
              <w:rPr>
                <w:rFonts w:ascii="Montserrat" w:hAnsi="Montserrat"/>
                <w:sz w:val="20"/>
                <w:szCs w:val="20"/>
                <w:lang w:val="en-IN"/>
              </w:rPr>
              <w:t>Identity</w:t>
            </w:r>
          </w:p>
        </w:tc>
        <w:tc>
          <w:tcPr>
            <w:tcW w:w="2400" w:type="dxa"/>
            <w:tcBorders>
              <w:top w:val="single" w:sz="6" w:space="0" w:color="BFBFBF"/>
              <w:left w:val="single" w:sz="6" w:space="0" w:color="BFBFBF"/>
              <w:bottom w:val="single" w:sz="6" w:space="0" w:color="BFBFBF"/>
              <w:right w:val="single" w:sz="6" w:space="0" w:color="BFBFBF"/>
            </w:tcBorders>
            <w:vAlign w:val="center"/>
          </w:tcPr>
          <w:p w14:paraId="13832023" w14:textId="77777777" w:rsidR="00100B45" w:rsidRDefault="00000000">
            <w:pPr>
              <w:rPr>
                <w:rFonts w:ascii="Montserrat" w:hAnsi="Montserrat"/>
                <w:sz w:val="20"/>
                <w:szCs w:val="20"/>
                <w:lang w:val="en-IN"/>
              </w:rPr>
            </w:pPr>
            <w:r>
              <w:rPr>
                <w:rFonts w:ascii="Montserrat" w:hAnsi="Montserrat"/>
                <w:sz w:val="20"/>
                <w:szCs w:val="20"/>
                <w:lang w:val="en-IN"/>
              </w:rPr>
              <w:t>Microsoft Entra ID federated through Amazon Cognito</w:t>
            </w:r>
          </w:p>
        </w:tc>
        <w:tc>
          <w:tcPr>
            <w:tcW w:w="3700" w:type="dxa"/>
            <w:tcBorders>
              <w:top w:val="single" w:sz="6" w:space="0" w:color="BFBFBF"/>
              <w:left w:val="single" w:sz="6" w:space="0" w:color="BFBFBF"/>
              <w:bottom w:val="single" w:sz="6" w:space="0" w:color="BFBFBF"/>
              <w:right w:val="single" w:sz="6" w:space="0" w:color="BFBFBF"/>
            </w:tcBorders>
            <w:vAlign w:val="center"/>
          </w:tcPr>
          <w:p w14:paraId="28749A96" w14:textId="77777777" w:rsidR="00100B45" w:rsidRDefault="00000000">
            <w:pPr>
              <w:rPr>
                <w:rFonts w:ascii="Montserrat" w:hAnsi="Montserrat"/>
                <w:sz w:val="20"/>
                <w:szCs w:val="20"/>
                <w:lang w:val="en-IN"/>
              </w:rPr>
            </w:pPr>
            <w:r>
              <w:rPr>
                <w:rFonts w:ascii="Montserrat" w:hAnsi="Montserrat"/>
                <w:sz w:val="20"/>
                <w:szCs w:val="20"/>
                <w:lang w:val="en-IN"/>
              </w:rPr>
              <w:t>Existing Nova Microsoft licensing. Amazon Cognito consumption within the Nova account.</w:t>
            </w:r>
          </w:p>
        </w:tc>
        <w:tc>
          <w:tcPr>
            <w:tcW w:w="1744" w:type="dxa"/>
            <w:tcBorders>
              <w:top w:val="single" w:sz="6" w:space="0" w:color="BFBFBF"/>
              <w:left w:val="single" w:sz="6" w:space="0" w:color="BFBFBF"/>
              <w:bottom w:val="single" w:sz="6" w:space="0" w:color="BFBFBF"/>
              <w:right w:val="single" w:sz="6" w:space="0" w:color="BFBFBF"/>
            </w:tcBorders>
            <w:vAlign w:val="center"/>
          </w:tcPr>
          <w:p w14:paraId="1C5B24FE" w14:textId="77777777" w:rsidR="00100B45" w:rsidRDefault="00000000">
            <w:pPr>
              <w:rPr>
                <w:rFonts w:ascii="Montserrat" w:hAnsi="Montserrat"/>
                <w:sz w:val="20"/>
                <w:szCs w:val="20"/>
                <w:lang w:val="en-IN"/>
              </w:rPr>
            </w:pPr>
            <w:r>
              <w:rPr>
                <w:rFonts w:ascii="Montserrat" w:hAnsi="Montserrat"/>
                <w:sz w:val="20"/>
                <w:szCs w:val="20"/>
                <w:lang w:val="en-IN"/>
              </w:rPr>
              <w:t>Approved</w:t>
            </w:r>
          </w:p>
        </w:tc>
      </w:tr>
      <w:tr w:rsidR="00100B45" w14:paraId="5B423B93" w14:textId="77777777">
        <w:tc>
          <w:tcPr>
            <w:tcW w:w="1500" w:type="dxa"/>
            <w:tcBorders>
              <w:top w:val="single" w:sz="6" w:space="0" w:color="BFBFBF"/>
              <w:left w:val="single" w:sz="6" w:space="0" w:color="BFBFBF"/>
              <w:bottom w:val="single" w:sz="6" w:space="0" w:color="BFBFBF"/>
              <w:right w:val="single" w:sz="6" w:space="0" w:color="BFBFBF"/>
            </w:tcBorders>
            <w:vAlign w:val="center"/>
          </w:tcPr>
          <w:p w14:paraId="6E707544" w14:textId="77777777" w:rsidR="00100B45" w:rsidRDefault="00000000">
            <w:pPr>
              <w:rPr>
                <w:rFonts w:ascii="Montserrat" w:hAnsi="Montserrat"/>
                <w:sz w:val="20"/>
                <w:szCs w:val="20"/>
                <w:lang w:val="en-IN"/>
              </w:rPr>
            </w:pPr>
            <w:r>
              <w:rPr>
                <w:rFonts w:ascii="Montserrat" w:hAnsi="Montserrat"/>
                <w:sz w:val="20"/>
                <w:szCs w:val="20"/>
                <w:lang w:val="en-IN"/>
              </w:rPr>
              <w:t>Observability</w:t>
            </w:r>
          </w:p>
        </w:tc>
        <w:tc>
          <w:tcPr>
            <w:tcW w:w="2400" w:type="dxa"/>
            <w:tcBorders>
              <w:top w:val="single" w:sz="6" w:space="0" w:color="BFBFBF"/>
              <w:left w:val="single" w:sz="6" w:space="0" w:color="BFBFBF"/>
              <w:bottom w:val="single" w:sz="6" w:space="0" w:color="BFBFBF"/>
              <w:right w:val="single" w:sz="6" w:space="0" w:color="BFBFBF"/>
            </w:tcBorders>
            <w:vAlign w:val="center"/>
          </w:tcPr>
          <w:p w14:paraId="6B4F9907" w14:textId="77777777" w:rsidR="00100B45" w:rsidRDefault="00000000">
            <w:pPr>
              <w:rPr>
                <w:rFonts w:ascii="Montserrat" w:hAnsi="Montserrat"/>
                <w:sz w:val="20"/>
                <w:szCs w:val="20"/>
                <w:lang w:val="en-IN"/>
              </w:rPr>
            </w:pPr>
            <w:r>
              <w:rPr>
                <w:rFonts w:ascii="Montserrat" w:hAnsi="Montserrat"/>
                <w:sz w:val="20"/>
                <w:szCs w:val="20"/>
                <w:lang w:val="en-IN"/>
              </w:rPr>
              <w:t>OpenTelemetry (Python) instrumentation; Amazon CloudWatch; Amazon Athena over Amazon S3 for audit and BI export</w:t>
            </w:r>
          </w:p>
        </w:tc>
        <w:tc>
          <w:tcPr>
            <w:tcW w:w="3700" w:type="dxa"/>
            <w:tcBorders>
              <w:top w:val="single" w:sz="6" w:space="0" w:color="BFBFBF"/>
              <w:left w:val="single" w:sz="6" w:space="0" w:color="BFBFBF"/>
              <w:bottom w:val="single" w:sz="6" w:space="0" w:color="BFBFBF"/>
              <w:right w:val="single" w:sz="6" w:space="0" w:color="BFBFBF"/>
            </w:tcBorders>
            <w:vAlign w:val="center"/>
          </w:tcPr>
          <w:p w14:paraId="67AE8DF6" w14:textId="77777777" w:rsidR="00100B45" w:rsidRDefault="00000000">
            <w:pPr>
              <w:rPr>
                <w:rFonts w:ascii="Montserrat" w:hAnsi="Montserrat"/>
                <w:sz w:val="20"/>
                <w:szCs w:val="20"/>
                <w:lang w:val="en-IN"/>
              </w:rPr>
            </w:pPr>
            <w:r>
              <w:rPr>
                <w:rFonts w:ascii="Montserrat" w:hAnsi="Montserrat"/>
                <w:sz w:val="20"/>
                <w:szCs w:val="20"/>
                <w:lang w:val="en-IN"/>
              </w:rPr>
              <w:t>OpenTelemetry is Apache 2.0. AWS service consumption within the Nova account.</w:t>
            </w:r>
          </w:p>
        </w:tc>
        <w:tc>
          <w:tcPr>
            <w:tcW w:w="1744" w:type="dxa"/>
            <w:tcBorders>
              <w:top w:val="single" w:sz="6" w:space="0" w:color="BFBFBF"/>
              <w:left w:val="single" w:sz="6" w:space="0" w:color="BFBFBF"/>
              <w:bottom w:val="single" w:sz="6" w:space="0" w:color="BFBFBF"/>
              <w:right w:val="single" w:sz="6" w:space="0" w:color="BFBFBF"/>
            </w:tcBorders>
            <w:vAlign w:val="center"/>
          </w:tcPr>
          <w:p w14:paraId="2E891047" w14:textId="77777777" w:rsidR="00100B45" w:rsidRDefault="00000000">
            <w:pPr>
              <w:rPr>
                <w:rFonts w:ascii="Montserrat" w:hAnsi="Montserrat"/>
                <w:sz w:val="20"/>
                <w:szCs w:val="20"/>
                <w:lang w:val="en-IN"/>
              </w:rPr>
            </w:pPr>
            <w:r>
              <w:rPr>
                <w:rFonts w:ascii="Montserrat" w:hAnsi="Montserrat"/>
                <w:sz w:val="20"/>
                <w:szCs w:val="20"/>
                <w:lang w:val="en-IN"/>
              </w:rPr>
              <w:t>Approved</w:t>
            </w:r>
          </w:p>
        </w:tc>
      </w:tr>
      <w:tr w:rsidR="00100B45" w14:paraId="4897CF87" w14:textId="77777777">
        <w:tc>
          <w:tcPr>
            <w:tcW w:w="1500" w:type="dxa"/>
            <w:tcBorders>
              <w:top w:val="single" w:sz="6" w:space="0" w:color="BFBFBF"/>
              <w:left w:val="single" w:sz="6" w:space="0" w:color="BFBFBF"/>
              <w:bottom w:val="single" w:sz="6" w:space="0" w:color="BFBFBF"/>
              <w:right w:val="single" w:sz="6" w:space="0" w:color="BFBFBF"/>
            </w:tcBorders>
            <w:vAlign w:val="center"/>
          </w:tcPr>
          <w:p w14:paraId="16F450B2" w14:textId="77777777" w:rsidR="00100B45" w:rsidRDefault="00000000">
            <w:pPr>
              <w:rPr>
                <w:rFonts w:ascii="Montserrat" w:hAnsi="Montserrat"/>
                <w:sz w:val="20"/>
                <w:szCs w:val="20"/>
                <w:lang w:val="en-IN"/>
              </w:rPr>
            </w:pPr>
            <w:r>
              <w:rPr>
                <w:rFonts w:ascii="Montserrat" w:hAnsi="Montserrat"/>
                <w:sz w:val="20"/>
                <w:szCs w:val="20"/>
                <w:lang w:val="en-IN"/>
              </w:rPr>
              <w:t>Delivery</w:t>
            </w:r>
          </w:p>
        </w:tc>
        <w:tc>
          <w:tcPr>
            <w:tcW w:w="2400" w:type="dxa"/>
            <w:tcBorders>
              <w:top w:val="single" w:sz="6" w:space="0" w:color="BFBFBF"/>
              <w:left w:val="single" w:sz="6" w:space="0" w:color="BFBFBF"/>
              <w:bottom w:val="single" w:sz="6" w:space="0" w:color="BFBFBF"/>
              <w:right w:val="single" w:sz="6" w:space="0" w:color="BFBFBF"/>
            </w:tcBorders>
            <w:vAlign w:val="center"/>
          </w:tcPr>
          <w:p w14:paraId="35C86B6C" w14:textId="77777777" w:rsidR="00100B45" w:rsidRDefault="00000000">
            <w:pPr>
              <w:rPr>
                <w:rFonts w:ascii="Montserrat" w:hAnsi="Montserrat"/>
                <w:sz w:val="20"/>
                <w:szCs w:val="20"/>
                <w:lang w:val="en-IN"/>
              </w:rPr>
            </w:pPr>
            <w:r>
              <w:rPr>
                <w:rFonts w:ascii="Montserrat" w:hAnsi="Montserrat"/>
                <w:sz w:val="20"/>
                <w:szCs w:val="20"/>
                <w:lang w:val="en-IN"/>
              </w:rPr>
              <w:t>Terraform for infrastructure as code; GitHub Actions in Nova-owned repositories</w:t>
            </w:r>
          </w:p>
        </w:tc>
        <w:tc>
          <w:tcPr>
            <w:tcW w:w="3700" w:type="dxa"/>
            <w:tcBorders>
              <w:top w:val="single" w:sz="6" w:space="0" w:color="BFBFBF"/>
              <w:left w:val="single" w:sz="6" w:space="0" w:color="BFBFBF"/>
              <w:bottom w:val="single" w:sz="6" w:space="0" w:color="BFBFBF"/>
              <w:right w:val="single" w:sz="6" w:space="0" w:color="BFBFBF"/>
            </w:tcBorders>
            <w:vAlign w:val="center"/>
          </w:tcPr>
          <w:p w14:paraId="64CDCEE5" w14:textId="77777777" w:rsidR="00100B45" w:rsidRDefault="00000000">
            <w:pPr>
              <w:rPr>
                <w:rFonts w:ascii="Montserrat" w:hAnsi="Montserrat"/>
                <w:sz w:val="20"/>
                <w:szCs w:val="20"/>
                <w:lang w:val="en-IN"/>
              </w:rPr>
            </w:pPr>
            <w:r>
              <w:rPr>
                <w:rFonts w:ascii="Montserrat" w:hAnsi="Montserrat"/>
                <w:sz w:val="20"/>
                <w:szCs w:val="20"/>
                <w:lang w:val="en-IN"/>
              </w:rPr>
              <w:t>Terraform is used under its published licence terms for internal infrastructure provisioning. GitHub Actions consumption under existing Nova GitHub entitlement.</w:t>
            </w:r>
          </w:p>
        </w:tc>
        <w:tc>
          <w:tcPr>
            <w:tcW w:w="1744" w:type="dxa"/>
            <w:tcBorders>
              <w:top w:val="single" w:sz="6" w:space="0" w:color="BFBFBF"/>
              <w:left w:val="single" w:sz="6" w:space="0" w:color="BFBFBF"/>
              <w:bottom w:val="single" w:sz="6" w:space="0" w:color="BFBFBF"/>
              <w:right w:val="single" w:sz="6" w:space="0" w:color="BFBFBF"/>
            </w:tcBorders>
            <w:vAlign w:val="center"/>
          </w:tcPr>
          <w:p w14:paraId="46871E07" w14:textId="77777777" w:rsidR="00100B45" w:rsidRDefault="00000000">
            <w:pPr>
              <w:rPr>
                <w:rFonts w:ascii="Montserrat" w:hAnsi="Montserrat"/>
                <w:sz w:val="20"/>
                <w:szCs w:val="20"/>
                <w:lang w:val="en-IN"/>
              </w:rPr>
            </w:pPr>
            <w:r>
              <w:rPr>
                <w:rFonts w:ascii="Montserrat" w:hAnsi="Montserrat"/>
                <w:sz w:val="20"/>
                <w:szCs w:val="20"/>
                <w:lang w:val="en-IN"/>
              </w:rPr>
              <w:t>Approved, subject to Nova confirming its Terraform licensing position at INC-0</w:t>
            </w:r>
          </w:p>
        </w:tc>
      </w:tr>
      <w:tr w:rsidR="00100B45" w14:paraId="3CD19619" w14:textId="77777777">
        <w:tc>
          <w:tcPr>
            <w:tcW w:w="1500" w:type="dxa"/>
            <w:tcBorders>
              <w:top w:val="single" w:sz="6" w:space="0" w:color="BFBFBF"/>
              <w:left w:val="single" w:sz="6" w:space="0" w:color="BFBFBF"/>
              <w:bottom w:val="single" w:sz="6" w:space="0" w:color="BFBFBF"/>
              <w:right w:val="single" w:sz="6" w:space="0" w:color="BFBFBF"/>
            </w:tcBorders>
            <w:vAlign w:val="center"/>
          </w:tcPr>
          <w:p w14:paraId="030157D9" w14:textId="77777777" w:rsidR="00100B45" w:rsidRDefault="00000000">
            <w:pPr>
              <w:rPr>
                <w:rFonts w:ascii="Montserrat" w:hAnsi="Montserrat"/>
                <w:sz w:val="20"/>
                <w:szCs w:val="20"/>
                <w:lang w:val="en-IN"/>
              </w:rPr>
            </w:pPr>
            <w:r>
              <w:rPr>
                <w:rFonts w:ascii="Montserrat" w:hAnsi="Montserrat"/>
                <w:sz w:val="20"/>
                <w:szCs w:val="20"/>
                <w:lang w:val="en-IN"/>
              </w:rPr>
              <w:t>LLM observability (optional)</w:t>
            </w:r>
          </w:p>
        </w:tc>
        <w:tc>
          <w:tcPr>
            <w:tcW w:w="2400" w:type="dxa"/>
            <w:tcBorders>
              <w:top w:val="single" w:sz="6" w:space="0" w:color="BFBFBF"/>
              <w:left w:val="single" w:sz="6" w:space="0" w:color="BFBFBF"/>
              <w:bottom w:val="single" w:sz="6" w:space="0" w:color="BFBFBF"/>
              <w:right w:val="single" w:sz="6" w:space="0" w:color="BFBFBF"/>
            </w:tcBorders>
            <w:vAlign w:val="center"/>
          </w:tcPr>
          <w:p w14:paraId="6593BF3A" w14:textId="77777777" w:rsidR="00100B45" w:rsidRDefault="00000000">
            <w:pPr>
              <w:rPr>
                <w:rFonts w:ascii="Montserrat" w:hAnsi="Montserrat"/>
                <w:sz w:val="20"/>
                <w:szCs w:val="20"/>
                <w:lang w:val="en-IN"/>
              </w:rPr>
            </w:pPr>
            <w:r>
              <w:rPr>
                <w:rFonts w:ascii="Montserrat" w:hAnsi="Montserrat"/>
                <w:sz w:val="20"/>
                <w:szCs w:val="20"/>
                <w:lang w:val="en-IN"/>
              </w:rPr>
              <w:t>Langfuse, self-hosted within the Nova AWS account</w:t>
            </w:r>
          </w:p>
        </w:tc>
        <w:tc>
          <w:tcPr>
            <w:tcW w:w="3700" w:type="dxa"/>
            <w:tcBorders>
              <w:top w:val="single" w:sz="6" w:space="0" w:color="BFBFBF"/>
              <w:left w:val="single" w:sz="6" w:space="0" w:color="BFBFBF"/>
              <w:bottom w:val="single" w:sz="6" w:space="0" w:color="BFBFBF"/>
              <w:right w:val="single" w:sz="6" w:space="0" w:color="BFBFBF"/>
            </w:tcBorders>
            <w:vAlign w:val="center"/>
          </w:tcPr>
          <w:p w14:paraId="701BF208" w14:textId="77777777" w:rsidR="00100B45" w:rsidRDefault="00000000">
            <w:pPr>
              <w:rPr>
                <w:rFonts w:ascii="Montserrat" w:hAnsi="Montserrat"/>
                <w:sz w:val="20"/>
                <w:szCs w:val="20"/>
                <w:lang w:val="en-IN"/>
              </w:rPr>
            </w:pPr>
            <w:r>
              <w:rPr>
                <w:rFonts w:ascii="Montserrat" w:hAnsi="Montserrat"/>
                <w:sz w:val="20"/>
                <w:szCs w:val="20"/>
                <w:lang w:val="en-IN"/>
              </w:rPr>
              <w:t>The Langfuse core is MIT licensed and self-hostable without usage limits. Enterprise modules — including audit logging, data retention policies and project-level role-based access control — require a paid commercial licence key. Self-hosting also introduces a ClickHouse, PostgreSQL and Redis footprint in the Nova account.</w:t>
            </w:r>
          </w:p>
        </w:tc>
        <w:tc>
          <w:tcPr>
            <w:tcW w:w="1744" w:type="dxa"/>
            <w:tcBorders>
              <w:top w:val="single" w:sz="6" w:space="0" w:color="BFBFBF"/>
              <w:left w:val="single" w:sz="6" w:space="0" w:color="BFBFBF"/>
              <w:bottom w:val="single" w:sz="6" w:space="0" w:color="BFBFBF"/>
              <w:right w:val="single" w:sz="6" w:space="0" w:color="BFBFBF"/>
            </w:tcBorders>
            <w:vAlign w:val="center"/>
          </w:tcPr>
          <w:p w14:paraId="7B210534" w14:textId="77777777" w:rsidR="00100B45" w:rsidRDefault="00000000">
            <w:pPr>
              <w:rPr>
                <w:rFonts w:ascii="Montserrat" w:hAnsi="Montserrat"/>
                <w:sz w:val="20"/>
                <w:szCs w:val="20"/>
                <w:lang w:val="en-IN"/>
              </w:rPr>
            </w:pPr>
            <w:r>
              <w:rPr>
                <w:rFonts w:ascii="Montserrat" w:hAnsi="Montserrat"/>
                <w:sz w:val="20"/>
                <w:szCs w:val="20"/>
                <w:lang w:val="en-IN"/>
              </w:rPr>
              <w:t>Not adopted by default. See note below.</w:t>
            </w:r>
          </w:p>
        </w:tc>
      </w:tr>
    </w:tbl>
    <w:p w14:paraId="4F7820D0" w14:textId="77777777" w:rsidR="00100B45" w:rsidRDefault="00100B45"/>
    <w:p w14:paraId="4E8F9C56"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Note on LLM observability tooling. </w:t>
      </w:r>
      <w:r>
        <w:rPr>
          <w:rFonts w:ascii="Montserrat" w:hAnsi="Montserrat"/>
          <w:sz w:val="20"/>
          <w:szCs w:val="20"/>
          <w:lang w:val="en-IN"/>
        </w:rPr>
        <w:t xml:space="preserve">The observability requirement in this SoW — request-level tracing, input and output token counts, cost, latency and answer-quality indicators — is met </w:t>
      </w:r>
      <w:r>
        <w:rPr>
          <w:rFonts w:ascii="Montserrat" w:hAnsi="Montserrat"/>
          <w:sz w:val="20"/>
          <w:szCs w:val="20"/>
          <w:lang w:val="en-IN"/>
        </w:rPr>
        <w:lastRenderedPageBreak/>
        <w:t>by the OpenTelemetry, Amazon CloudWatch and Amazon Athena path already listed above. That path introduces no additional licence, no additional vendor and no additional data store, and keeps all telemetry inside the Nova AWS boundary. Langfuse is recorded here as an option should Nova want a dedicated prompt and trace management interface. QualiZeal draws attention to the fact that audit logging and data retention policies, which are commonly required in a regulated environment, fall within the paid Enterprise modules rather than the MIT-licensed core. Any adoption would therefore be subject to Nova open-source approval, a security review, and a decision on the associated infrastructure and licence cost, none of which is included in the pricing under this SoW.</w:t>
      </w:r>
    </w:p>
    <w:p w14:paraId="766D61BC"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Note on model providers. </w:t>
      </w:r>
      <w:r>
        <w:rPr>
          <w:rFonts w:ascii="Montserrat" w:hAnsi="Montserrat"/>
          <w:sz w:val="20"/>
          <w:szCs w:val="20"/>
          <w:lang w:val="en-IN"/>
        </w:rPr>
        <w:t>All generation, embedding and reranking is performed through Amazon Bedrock within the Nova AWS account. No third-party model endpoint outside that boundary is used, and no Nova content is transmitted to a model provider outside it. Where a stronger or a cheaper model is required for a particular query band, that is handled by model tier selection within Amazon Bedrock rather than by introducing an external provider.</w:t>
      </w:r>
    </w:p>
    <w:p w14:paraId="5D4B68F9" w14:textId="77777777" w:rsidR="00100B45" w:rsidRDefault="00100B45"/>
    <w:p w14:paraId="31070614" w14:textId="77777777" w:rsidR="00100B45" w:rsidRDefault="00000000">
      <w:pPr>
        <w:pStyle w:val="Heading2"/>
        <w:rPr>
          <w:rStyle w:val="SubtleEmphasis"/>
          <w:i w:val="0"/>
          <w:iCs w:val="0"/>
          <w:color w:val="auto"/>
        </w:rPr>
      </w:pPr>
      <w:r>
        <w:rPr>
          <w:rStyle w:val="SubtleEmphasis"/>
          <w:i w:val="0"/>
          <w:iCs w:val="0"/>
          <w:color w:val="auto"/>
        </w:rPr>
        <w:t>Success Criteria</w:t>
      </w:r>
    </w:p>
    <w:p w14:paraId="7580FD23" w14:textId="77777777" w:rsidR="00100B45" w:rsidRDefault="00100B45"/>
    <w:p w14:paraId="707C19AE" w14:textId="77777777" w:rsidR="00100B45" w:rsidRDefault="00000000">
      <w:pPr>
        <w:jc w:val="both"/>
        <w:rPr>
          <w:rFonts w:ascii="Montserrat" w:hAnsi="Montserrat"/>
          <w:sz w:val="20"/>
          <w:szCs w:val="20"/>
          <w:lang w:val="en-IN"/>
        </w:rPr>
      </w:pPr>
      <w:r>
        <w:rPr>
          <w:rFonts w:ascii="Montserrat" w:hAnsi="Montserrat"/>
          <w:sz w:val="20"/>
          <w:szCs w:val="20"/>
          <w:lang w:val="en-IN"/>
        </w:rPr>
        <w:t>Acceptance is assessed against the criteria below, measured on a Nova-approved evaluation set authored by Nova subject matter experts during Discovery and frozen before the evaluation in INC-8. Functional criteria are assessed as met or not met. Quality criteria are reported separately for query Band A and query Band B, as defined in Section 3.3.4.</w:t>
      </w:r>
    </w:p>
    <w:p w14:paraId="63F20CB0" w14:textId="77777777" w:rsidR="00100B45" w:rsidRDefault="00100B45"/>
    <w:p w14:paraId="57DDAC1B" w14:textId="77777777" w:rsidR="00100B45" w:rsidRDefault="00000000">
      <w:pPr>
        <w:jc w:val="both"/>
        <w:rPr>
          <w:rFonts w:ascii="Montserrat" w:hAnsi="Montserrat"/>
          <w:sz w:val="20"/>
          <w:szCs w:val="20"/>
          <w:lang w:val="en-IN"/>
        </w:rPr>
      </w:pPr>
      <w:r>
        <w:rPr>
          <w:rFonts w:ascii="Montserrat" w:hAnsi="Montserrat"/>
          <w:b/>
          <w:bCs/>
          <w:sz w:val="20"/>
          <w:szCs w:val="20"/>
          <w:lang w:val="en-IN"/>
        </w:rPr>
        <w:t>Functional criteria</w:t>
      </w:r>
    </w:p>
    <w:p w14:paraId="6E205E6C" w14:textId="77777777" w:rsidR="00100B45" w:rsidRDefault="00000000">
      <w:pPr>
        <w:numPr>
          <w:ilvl w:val="0"/>
          <w:numId w:val="50"/>
        </w:numPr>
        <w:jc w:val="both"/>
        <w:rPr>
          <w:rFonts w:ascii="Montserrat" w:hAnsi="Montserrat"/>
          <w:sz w:val="20"/>
          <w:szCs w:val="20"/>
          <w:lang w:val="en-IN"/>
        </w:rPr>
      </w:pPr>
      <w:r>
        <w:rPr>
          <w:rFonts w:ascii="Montserrat" w:hAnsi="Montserrat"/>
          <w:sz w:val="20"/>
          <w:szCs w:val="20"/>
          <w:lang w:val="en-IN"/>
        </w:rPr>
        <w:t>Approved Nova content is ingested through the event-driven pipeline, with metadata derived and current or superseded status maintained per document.</w:t>
      </w:r>
    </w:p>
    <w:p w14:paraId="6AD35489" w14:textId="77777777" w:rsidR="00100B45" w:rsidRDefault="00000000">
      <w:pPr>
        <w:numPr>
          <w:ilvl w:val="0"/>
          <w:numId w:val="50"/>
        </w:numPr>
        <w:jc w:val="both"/>
        <w:rPr>
          <w:rFonts w:ascii="Montserrat" w:hAnsi="Montserrat"/>
          <w:sz w:val="20"/>
          <w:szCs w:val="20"/>
          <w:lang w:val="en-IN"/>
        </w:rPr>
      </w:pPr>
      <w:r>
        <w:rPr>
          <w:rFonts w:ascii="Montserrat" w:hAnsi="Montserrat"/>
          <w:sz w:val="20"/>
          <w:szCs w:val="20"/>
          <w:lang w:val="en-IN"/>
        </w:rPr>
        <w:t>Conflicting or ambiguous versions are routed to the curator review queue and can be resolved within the application, with the knowledge base re-synchronising on resolution.</w:t>
      </w:r>
    </w:p>
    <w:p w14:paraId="485EFCFC" w14:textId="77777777" w:rsidR="00100B45" w:rsidRDefault="00000000">
      <w:pPr>
        <w:numPr>
          <w:ilvl w:val="0"/>
          <w:numId w:val="50"/>
        </w:numPr>
        <w:jc w:val="both"/>
        <w:rPr>
          <w:rFonts w:ascii="Montserrat" w:hAnsi="Montserrat"/>
          <w:sz w:val="20"/>
          <w:szCs w:val="20"/>
          <w:lang w:val="en-IN"/>
        </w:rPr>
      </w:pPr>
      <w:r>
        <w:rPr>
          <w:rFonts w:ascii="Montserrat" w:hAnsi="Montserrat"/>
          <w:sz w:val="20"/>
          <w:szCs w:val="20"/>
          <w:lang w:val="en-IN"/>
        </w:rPr>
        <w:t>Questions are answered from approved Nova content, with source citations and a confidence indication shown with each answer.</w:t>
      </w:r>
    </w:p>
    <w:p w14:paraId="7F1C3B11" w14:textId="77777777" w:rsidR="00100B45" w:rsidRDefault="00000000">
      <w:pPr>
        <w:numPr>
          <w:ilvl w:val="0"/>
          <w:numId w:val="50"/>
        </w:numPr>
        <w:jc w:val="both"/>
        <w:rPr>
          <w:rFonts w:ascii="Montserrat" w:hAnsi="Montserrat"/>
          <w:sz w:val="20"/>
          <w:szCs w:val="20"/>
          <w:lang w:val="en-IN"/>
        </w:rPr>
      </w:pPr>
      <w:r>
        <w:rPr>
          <w:rFonts w:ascii="Montserrat" w:hAnsi="Montserrat"/>
          <w:sz w:val="20"/>
          <w:szCs w:val="20"/>
          <w:lang w:val="en-IN"/>
        </w:rPr>
        <w:t>Where grounding is insufficient or the question is ambiguous, the platform asks a targeted clarifying question rather than returning a bare refusal.</w:t>
      </w:r>
    </w:p>
    <w:p w14:paraId="7912EE1D" w14:textId="77777777" w:rsidR="00100B45" w:rsidRDefault="00000000">
      <w:pPr>
        <w:numPr>
          <w:ilvl w:val="0"/>
          <w:numId w:val="50"/>
        </w:numPr>
        <w:jc w:val="both"/>
        <w:rPr>
          <w:rFonts w:ascii="Montserrat" w:hAnsi="Montserrat"/>
          <w:sz w:val="20"/>
          <w:szCs w:val="20"/>
          <w:lang w:val="en-IN"/>
        </w:rPr>
      </w:pPr>
      <w:r>
        <w:rPr>
          <w:rFonts w:ascii="Montserrat" w:hAnsi="Montserrat"/>
          <w:sz w:val="20"/>
          <w:szCs w:val="20"/>
          <w:lang w:val="en-IN"/>
        </w:rPr>
        <w:t>Answers are available in English, Spanish and French across the interface, the question and the generated answer.</w:t>
      </w:r>
    </w:p>
    <w:p w14:paraId="6645C0F3" w14:textId="77777777" w:rsidR="00100B45" w:rsidRDefault="00000000">
      <w:pPr>
        <w:numPr>
          <w:ilvl w:val="0"/>
          <w:numId w:val="50"/>
        </w:numPr>
        <w:jc w:val="both"/>
        <w:rPr>
          <w:rFonts w:ascii="Montserrat" w:hAnsi="Montserrat"/>
          <w:sz w:val="20"/>
          <w:szCs w:val="20"/>
          <w:lang w:val="en-IN"/>
        </w:rPr>
      </w:pPr>
      <w:r>
        <w:rPr>
          <w:rFonts w:ascii="Montserrat" w:hAnsi="Montserrat"/>
          <w:sz w:val="20"/>
          <w:szCs w:val="20"/>
          <w:lang w:val="en-IN"/>
        </w:rPr>
        <w:t>Access is governed through Microsoft Entra ID, with user, curator and administrator roles enforced on the API.</w:t>
      </w:r>
    </w:p>
    <w:p w14:paraId="1D081235" w14:textId="77777777" w:rsidR="00100B45" w:rsidRDefault="00000000">
      <w:pPr>
        <w:numPr>
          <w:ilvl w:val="0"/>
          <w:numId w:val="50"/>
        </w:numPr>
        <w:jc w:val="both"/>
        <w:rPr>
          <w:rFonts w:ascii="Montserrat" w:hAnsi="Montserrat"/>
          <w:sz w:val="20"/>
          <w:szCs w:val="20"/>
          <w:lang w:val="en-IN"/>
        </w:rPr>
      </w:pPr>
      <w:r>
        <w:rPr>
          <w:rFonts w:ascii="Montserrat" w:hAnsi="Montserrat"/>
          <w:sz w:val="20"/>
          <w:szCs w:val="20"/>
          <w:lang w:val="en-IN"/>
        </w:rPr>
        <w:t>Telemetry is captured for every request, and usage, token, cost and answer-quality information is available on the dashboards.</w:t>
      </w:r>
    </w:p>
    <w:p w14:paraId="59AF2C41" w14:textId="77777777" w:rsidR="00100B45" w:rsidRDefault="00000000">
      <w:pPr>
        <w:numPr>
          <w:ilvl w:val="0"/>
          <w:numId w:val="50"/>
        </w:numPr>
        <w:jc w:val="both"/>
        <w:rPr>
          <w:rFonts w:ascii="Montserrat" w:hAnsi="Montserrat"/>
          <w:sz w:val="20"/>
          <w:szCs w:val="20"/>
          <w:lang w:val="en-IN"/>
        </w:rPr>
      </w:pPr>
      <w:r>
        <w:rPr>
          <w:rFonts w:ascii="Montserrat" w:hAnsi="Montserrat"/>
          <w:sz w:val="20"/>
          <w:szCs w:val="20"/>
          <w:lang w:val="en-IN"/>
        </w:rPr>
        <w:t>The platform is deployed in the Nova-provided AWS environment through Terraform, with source code and infrastructure definitions in Nova-owned repositories.</w:t>
      </w:r>
    </w:p>
    <w:p w14:paraId="3041B1E0" w14:textId="77777777" w:rsidR="00100B45" w:rsidRDefault="00000000">
      <w:pPr>
        <w:numPr>
          <w:ilvl w:val="0"/>
          <w:numId w:val="50"/>
        </w:numPr>
        <w:jc w:val="both"/>
        <w:rPr>
          <w:rFonts w:ascii="Montserrat" w:hAnsi="Montserrat"/>
          <w:sz w:val="20"/>
          <w:szCs w:val="20"/>
          <w:lang w:val="en-IN"/>
        </w:rPr>
      </w:pPr>
      <w:r>
        <w:rPr>
          <w:rFonts w:ascii="Montserrat" w:hAnsi="Montserrat"/>
          <w:sz w:val="20"/>
          <w:szCs w:val="20"/>
          <w:lang w:val="en-IN"/>
        </w:rPr>
        <w:t>Documentation is delivered and knowledge transfer to the Nova team is completed.</w:t>
      </w:r>
    </w:p>
    <w:p w14:paraId="6351A64E" w14:textId="77777777" w:rsidR="00100B45" w:rsidRDefault="00100B45"/>
    <w:p w14:paraId="4E65E690" w14:textId="77777777" w:rsidR="00100B45" w:rsidRDefault="00000000">
      <w:pPr>
        <w:jc w:val="both"/>
        <w:rPr>
          <w:rFonts w:ascii="Montserrat" w:hAnsi="Montserrat"/>
          <w:sz w:val="20"/>
          <w:szCs w:val="20"/>
          <w:lang w:val="en-IN"/>
        </w:rPr>
      </w:pPr>
      <w:r>
        <w:rPr>
          <w:rFonts w:ascii="Montserrat" w:hAnsi="Montserrat"/>
          <w:b/>
          <w:bCs/>
          <w:sz w:val="20"/>
          <w:szCs w:val="20"/>
          <w:lang w:val="en-IN"/>
        </w:rPr>
        <w:t>Quality criteria</w:t>
      </w:r>
    </w:p>
    <w:p w14:paraId="364AEF31" w14:textId="77777777" w:rsidR="00100B45" w:rsidRDefault="00100B45"/>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3300"/>
        <w:gridCol w:w="1100"/>
        <w:gridCol w:w="1100"/>
        <w:gridCol w:w="3844"/>
      </w:tblGrid>
      <w:tr w:rsidR="00100B45" w14:paraId="0E5AD24D" w14:textId="77777777">
        <w:trPr>
          <w:tblHeader/>
        </w:trPr>
        <w:tc>
          <w:tcPr>
            <w:tcW w:w="33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73C6EC36" w14:textId="77777777" w:rsidR="00100B45" w:rsidRDefault="00000000">
            <w:pPr>
              <w:rPr>
                <w:rFonts w:ascii="Montserrat" w:hAnsi="Montserrat"/>
                <w:sz w:val="20"/>
                <w:szCs w:val="20"/>
                <w:lang w:val="en-IN"/>
              </w:rPr>
            </w:pPr>
            <w:r>
              <w:rPr>
                <w:rFonts w:ascii="Montserrat" w:hAnsi="Montserrat"/>
                <w:b/>
                <w:bCs/>
                <w:sz w:val="20"/>
                <w:szCs w:val="20"/>
                <w:lang w:val="en-IN"/>
              </w:rPr>
              <w:t>Measure</w:t>
            </w:r>
          </w:p>
        </w:tc>
        <w:tc>
          <w:tcPr>
            <w:tcW w:w="11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3160C369" w14:textId="77777777" w:rsidR="00100B45" w:rsidRDefault="00000000">
            <w:pPr>
              <w:jc w:val="center"/>
              <w:rPr>
                <w:rFonts w:ascii="Montserrat" w:hAnsi="Montserrat"/>
                <w:sz w:val="20"/>
                <w:szCs w:val="20"/>
                <w:lang w:val="en-IN"/>
              </w:rPr>
            </w:pPr>
            <w:r>
              <w:rPr>
                <w:rFonts w:ascii="Montserrat" w:hAnsi="Montserrat"/>
                <w:b/>
                <w:bCs/>
                <w:sz w:val="20"/>
                <w:szCs w:val="20"/>
                <w:lang w:val="en-IN"/>
              </w:rPr>
              <w:t>Band A</w:t>
            </w:r>
          </w:p>
        </w:tc>
        <w:tc>
          <w:tcPr>
            <w:tcW w:w="110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8356D48" w14:textId="77777777" w:rsidR="00100B45" w:rsidRDefault="00000000">
            <w:pPr>
              <w:jc w:val="center"/>
              <w:rPr>
                <w:rFonts w:ascii="Montserrat" w:hAnsi="Montserrat"/>
                <w:sz w:val="20"/>
                <w:szCs w:val="20"/>
                <w:lang w:val="en-IN"/>
              </w:rPr>
            </w:pPr>
            <w:r>
              <w:rPr>
                <w:rFonts w:ascii="Montserrat" w:hAnsi="Montserrat"/>
                <w:b/>
                <w:bCs/>
                <w:sz w:val="20"/>
                <w:szCs w:val="20"/>
                <w:lang w:val="en-IN"/>
              </w:rPr>
              <w:t>Band B</w:t>
            </w:r>
          </w:p>
        </w:tc>
        <w:tc>
          <w:tcPr>
            <w:tcW w:w="3844"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4AE50B3" w14:textId="77777777" w:rsidR="00100B45" w:rsidRDefault="00000000">
            <w:pPr>
              <w:rPr>
                <w:rFonts w:ascii="Montserrat" w:hAnsi="Montserrat"/>
                <w:sz w:val="20"/>
                <w:szCs w:val="20"/>
                <w:lang w:val="en-IN"/>
              </w:rPr>
            </w:pPr>
            <w:r>
              <w:rPr>
                <w:rFonts w:ascii="Montserrat" w:hAnsi="Montserrat"/>
                <w:b/>
                <w:bCs/>
                <w:sz w:val="20"/>
                <w:szCs w:val="20"/>
                <w:lang w:val="en-IN"/>
              </w:rPr>
              <w:t>Basis of measurement</w:t>
            </w:r>
          </w:p>
        </w:tc>
      </w:tr>
      <w:tr w:rsidR="00100B45" w14:paraId="693295C5" w14:textId="77777777">
        <w:tc>
          <w:tcPr>
            <w:tcW w:w="3300" w:type="dxa"/>
            <w:tcBorders>
              <w:top w:val="single" w:sz="6" w:space="0" w:color="BFBFBF"/>
              <w:left w:val="single" w:sz="6" w:space="0" w:color="BFBFBF"/>
              <w:bottom w:val="single" w:sz="6" w:space="0" w:color="BFBFBF"/>
              <w:right w:val="single" w:sz="6" w:space="0" w:color="BFBFBF"/>
            </w:tcBorders>
            <w:vAlign w:val="center"/>
          </w:tcPr>
          <w:p w14:paraId="4D427D55" w14:textId="77777777" w:rsidR="00100B45" w:rsidRDefault="00000000">
            <w:pPr>
              <w:rPr>
                <w:rFonts w:ascii="Montserrat" w:hAnsi="Montserrat"/>
                <w:sz w:val="20"/>
                <w:szCs w:val="20"/>
                <w:lang w:val="en-IN"/>
              </w:rPr>
            </w:pPr>
            <w:r>
              <w:rPr>
                <w:rFonts w:ascii="Montserrat" w:hAnsi="Montserrat"/>
                <w:sz w:val="20"/>
                <w:szCs w:val="20"/>
                <w:lang w:val="en-IN"/>
              </w:rPr>
              <w:t>Groundedness — the answer is fully supported by the cited sources</w:t>
            </w:r>
          </w:p>
        </w:tc>
        <w:tc>
          <w:tcPr>
            <w:tcW w:w="1100" w:type="dxa"/>
            <w:tcBorders>
              <w:top w:val="single" w:sz="6" w:space="0" w:color="BFBFBF"/>
              <w:left w:val="single" w:sz="6" w:space="0" w:color="BFBFBF"/>
              <w:bottom w:val="single" w:sz="6" w:space="0" w:color="BFBFBF"/>
              <w:right w:val="single" w:sz="6" w:space="0" w:color="BFBFBF"/>
            </w:tcBorders>
            <w:vAlign w:val="center"/>
          </w:tcPr>
          <w:p w14:paraId="0ACF09E9" w14:textId="77777777" w:rsidR="00100B45" w:rsidRDefault="00000000">
            <w:pPr>
              <w:jc w:val="center"/>
              <w:rPr>
                <w:rFonts w:ascii="Montserrat" w:hAnsi="Montserrat"/>
                <w:sz w:val="20"/>
                <w:szCs w:val="20"/>
                <w:lang w:val="en-IN"/>
              </w:rPr>
            </w:pPr>
            <w:r>
              <w:rPr>
                <w:rFonts w:ascii="Montserrat" w:hAnsi="Montserrat"/>
                <w:sz w:val="20"/>
                <w:szCs w:val="20"/>
                <w:lang w:val="en-IN"/>
              </w:rPr>
              <w:t>95%</w:t>
            </w:r>
          </w:p>
        </w:tc>
        <w:tc>
          <w:tcPr>
            <w:tcW w:w="1100" w:type="dxa"/>
            <w:tcBorders>
              <w:top w:val="single" w:sz="6" w:space="0" w:color="BFBFBF"/>
              <w:left w:val="single" w:sz="6" w:space="0" w:color="BFBFBF"/>
              <w:bottom w:val="single" w:sz="6" w:space="0" w:color="BFBFBF"/>
              <w:right w:val="single" w:sz="6" w:space="0" w:color="BFBFBF"/>
            </w:tcBorders>
            <w:vAlign w:val="center"/>
          </w:tcPr>
          <w:p w14:paraId="43BBF5ED" w14:textId="77777777" w:rsidR="00100B45" w:rsidRDefault="00000000">
            <w:pPr>
              <w:jc w:val="center"/>
              <w:rPr>
                <w:rFonts w:ascii="Montserrat" w:hAnsi="Montserrat"/>
                <w:sz w:val="20"/>
                <w:szCs w:val="20"/>
                <w:lang w:val="en-IN"/>
              </w:rPr>
            </w:pPr>
            <w:r>
              <w:rPr>
                <w:rFonts w:ascii="Montserrat" w:hAnsi="Montserrat"/>
                <w:sz w:val="20"/>
                <w:szCs w:val="20"/>
                <w:lang w:val="en-IN"/>
              </w:rPr>
              <w:t>90%</w:t>
            </w:r>
          </w:p>
        </w:tc>
        <w:tc>
          <w:tcPr>
            <w:tcW w:w="3844" w:type="dxa"/>
            <w:tcBorders>
              <w:top w:val="single" w:sz="6" w:space="0" w:color="BFBFBF"/>
              <w:left w:val="single" w:sz="6" w:space="0" w:color="BFBFBF"/>
              <w:bottom w:val="single" w:sz="6" w:space="0" w:color="BFBFBF"/>
              <w:right w:val="single" w:sz="6" w:space="0" w:color="BFBFBF"/>
            </w:tcBorders>
            <w:vAlign w:val="center"/>
          </w:tcPr>
          <w:p w14:paraId="1CD66D7A" w14:textId="77777777" w:rsidR="00100B45" w:rsidRDefault="00000000">
            <w:pPr>
              <w:rPr>
                <w:rFonts w:ascii="Montserrat" w:hAnsi="Montserrat"/>
                <w:sz w:val="20"/>
                <w:szCs w:val="20"/>
                <w:lang w:val="en-IN"/>
              </w:rPr>
            </w:pPr>
            <w:r>
              <w:rPr>
                <w:rFonts w:ascii="Montserrat" w:hAnsi="Montserrat"/>
                <w:sz w:val="20"/>
                <w:szCs w:val="20"/>
                <w:lang w:val="en-IN"/>
              </w:rPr>
              <w:t>Adjudicated by Nova subject matter experts on the frozen evaluation set</w:t>
            </w:r>
          </w:p>
        </w:tc>
      </w:tr>
      <w:tr w:rsidR="00100B45" w14:paraId="024EEBA7" w14:textId="77777777">
        <w:tc>
          <w:tcPr>
            <w:tcW w:w="3300" w:type="dxa"/>
            <w:tcBorders>
              <w:top w:val="single" w:sz="6" w:space="0" w:color="BFBFBF"/>
              <w:left w:val="single" w:sz="6" w:space="0" w:color="BFBFBF"/>
              <w:bottom w:val="single" w:sz="6" w:space="0" w:color="BFBFBF"/>
              <w:right w:val="single" w:sz="6" w:space="0" w:color="BFBFBF"/>
            </w:tcBorders>
            <w:vAlign w:val="center"/>
          </w:tcPr>
          <w:p w14:paraId="54A88619" w14:textId="77777777" w:rsidR="00100B45" w:rsidRDefault="00000000">
            <w:pPr>
              <w:rPr>
                <w:rFonts w:ascii="Montserrat" w:hAnsi="Montserrat"/>
                <w:sz w:val="20"/>
                <w:szCs w:val="20"/>
                <w:lang w:val="en-IN"/>
              </w:rPr>
            </w:pPr>
            <w:r>
              <w:rPr>
                <w:rFonts w:ascii="Montserrat" w:hAnsi="Montserrat"/>
                <w:sz w:val="20"/>
                <w:szCs w:val="20"/>
                <w:lang w:val="en-IN"/>
              </w:rPr>
              <w:t>Citation correctness — every citation resolves to the correct document, version and section</w:t>
            </w:r>
          </w:p>
        </w:tc>
        <w:tc>
          <w:tcPr>
            <w:tcW w:w="1100" w:type="dxa"/>
            <w:tcBorders>
              <w:top w:val="single" w:sz="6" w:space="0" w:color="BFBFBF"/>
              <w:left w:val="single" w:sz="6" w:space="0" w:color="BFBFBF"/>
              <w:bottom w:val="single" w:sz="6" w:space="0" w:color="BFBFBF"/>
              <w:right w:val="single" w:sz="6" w:space="0" w:color="BFBFBF"/>
            </w:tcBorders>
            <w:vAlign w:val="center"/>
          </w:tcPr>
          <w:p w14:paraId="602D5D9F" w14:textId="77777777" w:rsidR="00100B45" w:rsidRDefault="00000000">
            <w:pPr>
              <w:jc w:val="center"/>
              <w:rPr>
                <w:rFonts w:ascii="Montserrat" w:hAnsi="Montserrat"/>
                <w:sz w:val="20"/>
                <w:szCs w:val="20"/>
                <w:lang w:val="en-IN"/>
              </w:rPr>
            </w:pPr>
            <w:r>
              <w:rPr>
                <w:rFonts w:ascii="Montserrat" w:hAnsi="Montserrat"/>
                <w:sz w:val="20"/>
                <w:szCs w:val="20"/>
                <w:lang w:val="en-IN"/>
              </w:rPr>
              <w:t>95%</w:t>
            </w:r>
          </w:p>
        </w:tc>
        <w:tc>
          <w:tcPr>
            <w:tcW w:w="1100" w:type="dxa"/>
            <w:tcBorders>
              <w:top w:val="single" w:sz="6" w:space="0" w:color="BFBFBF"/>
              <w:left w:val="single" w:sz="6" w:space="0" w:color="BFBFBF"/>
              <w:bottom w:val="single" w:sz="6" w:space="0" w:color="BFBFBF"/>
              <w:right w:val="single" w:sz="6" w:space="0" w:color="BFBFBF"/>
            </w:tcBorders>
            <w:vAlign w:val="center"/>
          </w:tcPr>
          <w:p w14:paraId="476D9638" w14:textId="77777777" w:rsidR="00100B45" w:rsidRDefault="00000000">
            <w:pPr>
              <w:jc w:val="center"/>
              <w:rPr>
                <w:rFonts w:ascii="Montserrat" w:hAnsi="Montserrat"/>
                <w:sz w:val="20"/>
                <w:szCs w:val="20"/>
                <w:lang w:val="en-IN"/>
              </w:rPr>
            </w:pPr>
            <w:r>
              <w:rPr>
                <w:rFonts w:ascii="Montserrat" w:hAnsi="Montserrat"/>
                <w:sz w:val="20"/>
                <w:szCs w:val="20"/>
                <w:lang w:val="en-IN"/>
              </w:rPr>
              <w:t>90%</w:t>
            </w:r>
          </w:p>
        </w:tc>
        <w:tc>
          <w:tcPr>
            <w:tcW w:w="3844" w:type="dxa"/>
            <w:tcBorders>
              <w:top w:val="single" w:sz="6" w:space="0" w:color="BFBFBF"/>
              <w:left w:val="single" w:sz="6" w:space="0" w:color="BFBFBF"/>
              <w:bottom w:val="single" w:sz="6" w:space="0" w:color="BFBFBF"/>
              <w:right w:val="single" w:sz="6" w:space="0" w:color="BFBFBF"/>
            </w:tcBorders>
            <w:vAlign w:val="center"/>
          </w:tcPr>
          <w:p w14:paraId="5228CD0A" w14:textId="77777777" w:rsidR="00100B45" w:rsidRDefault="00000000">
            <w:pPr>
              <w:rPr>
                <w:rFonts w:ascii="Montserrat" w:hAnsi="Montserrat"/>
                <w:sz w:val="20"/>
                <w:szCs w:val="20"/>
                <w:lang w:val="en-IN"/>
              </w:rPr>
            </w:pPr>
            <w:r>
              <w:rPr>
                <w:rFonts w:ascii="Montserrat" w:hAnsi="Montserrat"/>
                <w:sz w:val="20"/>
                <w:szCs w:val="20"/>
                <w:lang w:val="en-IN"/>
              </w:rPr>
              <w:t>Adjudicated by Nova subject matter experts on the frozen evaluation set</w:t>
            </w:r>
          </w:p>
        </w:tc>
      </w:tr>
      <w:tr w:rsidR="00100B45" w14:paraId="6ECF57F7" w14:textId="77777777">
        <w:tc>
          <w:tcPr>
            <w:tcW w:w="3300" w:type="dxa"/>
            <w:tcBorders>
              <w:top w:val="single" w:sz="6" w:space="0" w:color="BFBFBF"/>
              <w:left w:val="single" w:sz="6" w:space="0" w:color="BFBFBF"/>
              <w:bottom w:val="single" w:sz="6" w:space="0" w:color="BFBFBF"/>
              <w:right w:val="single" w:sz="6" w:space="0" w:color="BFBFBF"/>
            </w:tcBorders>
            <w:vAlign w:val="center"/>
          </w:tcPr>
          <w:p w14:paraId="28B3122D" w14:textId="77777777" w:rsidR="00100B45" w:rsidRDefault="00000000">
            <w:pPr>
              <w:rPr>
                <w:rFonts w:ascii="Montserrat" w:hAnsi="Montserrat"/>
                <w:sz w:val="20"/>
                <w:szCs w:val="20"/>
                <w:lang w:val="en-IN"/>
              </w:rPr>
            </w:pPr>
            <w:r>
              <w:rPr>
                <w:rFonts w:ascii="Montserrat" w:hAnsi="Montserrat"/>
                <w:sz w:val="20"/>
                <w:szCs w:val="20"/>
                <w:lang w:val="en-IN"/>
              </w:rPr>
              <w:lastRenderedPageBreak/>
              <w:t>Version correctness — the answer is drawn from the current approved version and not a superseded one</w:t>
            </w:r>
          </w:p>
        </w:tc>
        <w:tc>
          <w:tcPr>
            <w:tcW w:w="1100" w:type="dxa"/>
            <w:tcBorders>
              <w:top w:val="single" w:sz="6" w:space="0" w:color="BFBFBF"/>
              <w:left w:val="single" w:sz="6" w:space="0" w:color="BFBFBF"/>
              <w:bottom w:val="single" w:sz="6" w:space="0" w:color="BFBFBF"/>
              <w:right w:val="single" w:sz="6" w:space="0" w:color="BFBFBF"/>
            </w:tcBorders>
            <w:vAlign w:val="center"/>
          </w:tcPr>
          <w:p w14:paraId="78CD1E24" w14:textId="77777777" w:rsidR="00100B45" w:rsidRDefault="00000000">
            <w:pPr>
              <w:jc w:val="center"/>
              <w:rPr>
                <w:rFonts w:ascii="Montserrat" w:hAnsi="Montserrat"/>
                <w:sz w:val="20"/>
                <w:szCs w:val="20"/>
                <w:lang w:val="en-IN"/>
              </w:rPr>
            </w:pPr>
            <w:r>
              <w:rPr>
                <w:rFonts w:ascii="Montserrat" w:hAnsi="Montserrat"/>
                <w:sz w:val="20"/>
                <w:szCs w:val="20"/>
                <w:lang w:val="en-IN"/>
              </w:rPr>
              <w:t>98%</w:t>
            </w:r>
          </w:p>
        </w:tc>
        <w:tc>
          <w:tcPr>
            <w:tcW w:w="1100" w:type="dxa"/>
            <w:tcBorders>
              <w:top w:val="single" w:sz="6" w:space="0" w:color="BFBFBF"/>
              <w:left w:val="single" w:sz="6" w:space="0" w:color="BFBFBF"/>
              <w:bottom w:val="single" w:sz="6" w:space="0" w:color="BFBFBF"/>
              <w:right w:val="single" w:sz="6" w:space="0" w:color="BFBFBF"/>
            </w:tcBorders>
            <w:vAlign w:val="center"/>
          </w:tcPr>
          <w:p w14:paraId="700A3B18" w14:textId="77777777" w:rsidR="00100B45" w:rsidRDefault="00000000">
            <w:pPr>
              <w:jc w:val="center"/>
              <w:rPr>
                <w:rFonts w:ascii="Montserrat" w:hAnsi="Montserrat"/>
                <w:sz w:val="20"/>
                <w:szCs w:val="20"/>
                <w:lang w:val="en-IN"/>
              </w:rPr>
            </w:pPr>
            <w:r>
              <w:rPr>
                <w:rFonts w:ascii="Montserrat" w:hAnsi="Montserrat"/>
                <w:sz w:val="20"/>
                <w:szCs w:val="20"/>
                <w:lang w:val="en-IN"/>
              </w:rPr>
              <w:t>98%</w:t>
            </w:r>
          </w:p>
        </w:tc>
        <w:tc>
          <w:tcPr>
            <w:tcW w:w="3844" w:type="dxa"/>
            <w:tcBorders>
              <w:top w:val="single" w:sz="6" w:space="0" w:color="BFBFBF"/>
              <w:left w:val="single" w:sz="6" w:space="0" w:color="BFBFBF"/>
              <w:bottom w:val="single" w:sz="6" w:space="0" w:color="BFBFBF"/>
              <w:right w:val="single" w:sz="6" w:space="0" w:color="BFBFBF"/>
            </w:tcBorders>
            <w:vAlign w:val="center"/>
          </w:tcPr>
          <w:p w14:paraId="5389F6D6" w14:textId="77777777" w:rsidR="00100B45" w:rsidRDefault="00000000">
            <w:pPr>
              <w:rPr>
                <w:rFonts w:ascii="Montserrat" w:hAnsi="Montserrat"/>
                <w:sz w:val="20"/>
                <w:szCs w:val="20"/>
                <w:lang w:val="en-IN"/>
              </w:rPr>
            </w:pPr>
            <w:r>
              <w:rPr>
                <w:rFonts w:ascii="Montserrat" w:hAnsi="Montserrat"/>
                <w:sz w:val="20"/>
                <w:szCs w:val="20"/>
                <w:lang w:val="en-IN"/>
              </w:rPr>
              <w:t>Deterministic metadata filtering, verified against the curated version state</w:t>
            </w:r>
          </w:p>
        </w:tc>
      </w:tr>
      <w:tr w:rsidR="00100B45" w14:paraId="58DD4E63" w14:textId="77777777">
        <w:tc>
          <w:tcPr>
            <w:tcW w:w="3300" w:type="dxa"/>
            <w:tcBorders>
              <w:top w:val="single" w:sz="6" w:space="0" w:color="BFBFBF"/>
              <w:left w:val="single" w:sz="6" w:space="0" w:color="BFBFBF"/>
              <w:bottom w:val="single" w:sz="6" w:space="0" w:color="BFBFBF"/>
              <w:right w:val="single" w:sz="6" w:space="0" w:color="BFBFBF"/>
            </w:tcBorders>
            <w:vAlign w:val="center"/>
          </w:tcPr>
          <w:p w14:paraId="236E91F9" w14:textId="77777777" w:rsidR="00100B45" w:rsidRDefault="00000000">
            <w:pPr>
              <w:rPr>
                <w:rFonts w:ascii="Montserrat" w:hAnsi="Montserrat"/>
                <w:sz w:val="20"/>
                <w:szCs w:val="20"/>
                <w:lang w:val="en-IN"/>
              </w:rPr>
            </w:pPr>
            <w:r>
              <w:rPr>
                <w:rFonts w:ascii="Montserrat" w:hAnsi="Montserrat"/>
                <w:sz w:val="20"/>
                <w:szCs w:val="20"/>
                <w:lang w:val="en-IN"/>
              </w:rPr>
              <w:t>Correct handling of out-of-corpus questions — clarification or a grounded refusal rather than an unsupported answer</w:t>
            </w:r>
          </w:p>
        </w:tc>
        <w:tc>
          <w:tcPr>
            <w:tcW w:w="1100" w:type="dxa"/>
            <w:tcBorders>
              <w:top w:val="single" w:sz="6" w:space="0" w:color="BFBFBF"/>
              <w:left w:val="single" w:sz="6" w:space="0" w:color="BFBFBF"/>
              <w:bottom w:val="single" w:sz="6" w:space="0" w:color="BFBFBF"/>
              <w:right w:val="single" w:sz="6" w:space="0" w:color="BFBFBF"/>
            </w:tcBorders>
            <w:vAlign w:val="center"/>
          </w:tcPr>
          <w:p w14:paraId="63E2BF04" w14:textId="77777777" w:rsidR="00100B45" w:rsidRDefault="00000000">
            <w:pPr>
              <w:jc w:val="center"/>
              <w:rPr>
                <w:rFonts w:ascii="Montserrat" w:hAnsi="Montserrat"/>
                <w:sz w:val="20"/>
                <w:szCs w:val="20"/>
                <w:lang w:val="en-IN"/>
              </w:rPr>
            </w:pPr>
            <w:r>
              <w:rPr>
                <w:rFonts w:ascii="Montserrat" w:hAnsi="Montserrat"/>
                <w:sz w:val="20"/>
                <w:szCs w:val="20"/>
                <w:lang w:val="en-IN"/>
              </w:rPr>
              <w:t>90%</w:t>
            </w:r>
          </w:p>
        </w:tc>
        <w:tc>
          <w:tcPr>
            <w:tcW w:w="1100" w:type="dxa"/>
            <w:tcBorders>
              <w:top w:val="single" w:sz="6" w:space="0" w:color="BFBFBF"/>
              <w:left w:val="single" w:sz="6" w:space="0" w:color="BFBFBF"/>
              <w:bottom w:val="single" w:sz="6" w:space="0" w:color="BFBFBF"/>
              <w:right w:val="single" w:sz="6" w:space="0" w:color="BFBFBF"/>
            </w:tcBorders>
            <w:vAlign w:val="center"/>
          </w:tcPr>
          <w:p w14:paraId="0CC6FA30" w14:textId="77777777" w:rsidR="00100B45" w:rsidRDefault="00000000">
            <w:pPr>
              <w:jc w:val="center"/>
              <w:rPr>
                <w:rFonts w:ascii="Montserrat" w:hAnsi="Montserrat"/>
                <w:sz w:val="20"/>
                <w:szCs w:val="20"/>
                <w:lang w:val="en-IN"/>
              </w:rPr>
            </w:pPr>
            <w:r>
              <w:rPr>
                <w:rFonts w:ascii="Montserrat" w:hAnsi="Montserrat"/>
                <w:sz w:val="20"/>
                <w:szCs w:val="20"/>
                <w:lang w:val="en-IN"/>
              </w:rPr>
              <w:t>90%</w:t>
            </w:r>
          </w:p>
        </w:tc>
        <w:tc>
          <w:tcPr>
            <w:tcW w:w="3844" w:type="dxa"/>
            <w:tcBorders>
              <w:top w:val="single" w:sz="6" w:space="0" w:color="BFBFBF"/>
              <w:left w:val="single" w:sz="6" w:space="0" w:color="BFBFBF"/>
              <w:bottom w:val="single" w:sz="6" w:space="0" w:color="BFBFBF"/>
              <w:right w:val="single" w:sz="6" w:space="0" w:color="BFBFBF"/>
            </w:tcBorders>
            <w:vAlign w:val="center"/>
          </w:tcPr>
          <w:p w14:paraId="4878AEF8" w14:textId="77777777" w:rsidR="00100B45" w:rsidRDefault="00000000">
            <w:pPr>
              <w:rPr>
                <w:rFonts w:ascii="Montserrat" w:hAnsi="Montserrat"/>
                <w:sz w:val="20"/>
                <w:szCs w:val="20"/>
                <w:lang w:val="en-IN"/>
              </w:rPr>
            </w:pPr>
            <w:r>
              <w:rPr>
                <w:rFonts w:ascii="Montserrat" w:hAnsi="Montserrat"/>
                <w:sz w:val="20"/>
                <w:szCs w:val="20"/>
                <w:lang w:val="en-IN"/>
              </w:rPr>
              <w:t>Measured on a set of deliberately out-of-corpus questions supplied by Nova</w:t>
            </w:r>
          </w:p>
        </w:tc>
      </w:tr>
      <w:tr w:rsidR="00100B45" w14:paraId="5D385498" w14:textId="77777777">
        <w:tc>
          <w:tcPr>
            <w:tcW w:w="3300" w:type="dxa"/>
            <w:tcBorders>
              <w:top w:val="single" w:sz="6" w:space="0" w:color="BFBFBF"/>
              <w:left w:val="single" w:sz="6" w:space="0" w:color="BFBFBF"/>
              <w:bottom w:val="single" w:sz="6" w:space="0" w:color="BFBFBF"/>
              <w:right w:val="single" w:sz="6" w:space="0" w:color="BFBFBF"/>
            </w:tcBorders>
            <w:vAlign w:val="center"/>
          </w:tcPr>
          <w:p w14:paraId="3D151431" w14:textId="77777777" w:rsidR="00100B45" w:rsidRDefault="00000000">
            <w:pPr>
              <w:rPr>
                <w:rFonts w:ascii="Montserrat" w:hAnsi="Montserrat"/>
                <w:sz w:val="20"/>
                <w:szCs w:val="20"/>
                <w:lang w:val="en-IN"/>
              </w:rPr>
            </w:pPr>
            <w:r>
              <w:rPr>
                <w:rFonts w:ascii="Montserrat" w:hAnsi="Montserrat"/>
                <w:sz w:val="20"/>
                <w:szCs w:val="20"/>
                <w:lang w:val="en-IN"/>
              </w:rPr>
              <w:t>Response latency, 95th percentile</w:t>
            </w:r>
          </w:p>
        </w:tc>
        <w:tc>
          <w:tcPr>
            <w:tcW w:w="1100" w:type="dxa"/>
            <w:tcBorders>
              <w:top w:val="single" w:sz="6" w:space="0" w:color="BFBFBF"/>
              <w:left w:val="single" w:sz="6" w:space="0" w:color="BFBFBF"/>
              <w:bottom w:val="single" w:sz="6" w:space="0" w:color="BFBFBF"/>
              <w:right w:val="single" w:sz="6" w:space="0" w:color="BFBFBF"/>
            </w:tcBorders>
            <w:vAlign w:val="center"/>
          </w:tcPr>
          <w:p w14:paraId="6CB468AD" w14:textId="77777777" w:rsidR="00100B45" w:rsidRDefault="00000000">
            <w:pPr>
              <w:jc w:val="center"/>
              <w:rPr>
                <w:rFonts w:ascii="Montserrat" w:hAnsi="Montserrat"/>
                <w:sz w:val="20"/>
                <w:szCs w:val="20"/>
                <w:lang w:val="en-IN"/>
              </w:rPr>
            </w:pPr>
            <w:r>
              <w:rPr>
                <w:rFonts w:ascii="Montserrat" w:hAnsi="Montserrat"/>
                <w:sz w:val="20"/>
                <w:szCs w:val="20"/>
                <w:lang w:val="en-IN"/>
              </w:rPr>
              <w:t>8 seconds</w:t>
            </w:r>
          </w:p>
        </w:tc>
        <w:tc>
          <w:tcPr>
            <w:tcW w:w="1100" w:type="dxa"/>
            <w:tcBorders>
              <w:top w:val="single" w:sz="6" w:space="0" w:color="BFBFBF"/>
              <w:left w:val="single" w:sz="6" w:space="0" w:color="BFBFBF"/>
              <w:bottom w:val="single" w:sz="6" w:space="0" w:color="BFBFBF"/>
              <w:right w:val="single" w:sz="6" w:space="0" w:color="BFBFBF"/>
            </w:tcBorders>
            <w:vAlign w:val="center"/>
          </w:tcPr>
          <w:p w14:paraId="60209C9F" w14:textId="77777777" w:rsidR="00100B45" w:rsidRDefault="00000000">
            <w:pPr>
              <w:jc w:val="center"/>
              <w:rPr>
                <w:rFonts w:ascii="Montserrat" w:hAnsi="Montserrat"/>
                <w:sz w:val="20"/>
                <w:szCs w:val="20"/>
                <w:lang w:val="en-IN"/>
              </w:rPr>
            </w:pPr>
            <w:r>
              <w:rPr>
                <w:rFonts w:ascii="Montserrat" w:hAnsi="Montserrat"/>
                <w:sz w:val="20"/>
                <w:szCs w:val="20"/>
                <w:lang w:val="en-IN"/>
              </w:rPr>
              <w:t>15 seconds</w:t>
            </w:r>
          </w:p>
        </w:tc>
        <w:tc>
          <w:tcPr>
            <w:tcW w:w="3844" w:type="dxa"/>
            <w:tcBorders>
              <w:top w:val="single" w:sz="6" w:space="0" w:color="BFBFBF"/>
              <w:left w:val="single" w:sz="6" w:space="0" w:color="BFBFBF"/>
              <w:bottom w:val="single" w:sz="6" w:space="0" w:color="BFBFBF"/>
              <w:right w:val="single" w:sz="6" w:space="0" w:color="BFBFBF"/>
            </w:tcBorders>
            <w:vAlign w:val="center"/>
          </w:tcPr>
          <w:p w14:paraId="5E256FA1" w14:textId="77777777" w:rsidR="00100B45" w:rsidRDefault="00000000">
            <w:pPr>
              <w:rPr>
                <w:rFonts w:ascii="Montserrat" w:hAnsi="Montserrat"/>
                <w:sz w:val="20"/>
                <w:szCs w:val="20"/>
                <w:lang w:val="en-IN"/>
              </w:rPr>
            </w:pPr>
            <w:r>
              <w:rPr>
                <w:rFonts w:ascii="Montserrat" w:hAnsi="Montserrat"/>
                <w:sz w:val="20"/>
                <w:szCs w:val="20"/>
                <w:lang w:val="en-IN"/>
              </w:rPr>
              <w:t>Measured from the telemetry captured on the Development environment under trial load</w:t>
            </w:r>
          </w:p>
        </w:tc>
      </w:tr>
    </w:tbl>
    <w:p w14:paraId="551234A4" w14:textId="77777777" w:rsidR="00100B45" w:rsidRDefault="00100B45"/>
    <w:p w14:paraId="367A6739"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Note: </w:t>
      </w:r>
      <w:r>
        <w:rPr>
          <w:rFonts w:ascii="Montserrat" w:hAnsi="Montserrat"/>
          <w:sz w:val="20"/>
          <w:szCs w:val="20"/>
          <w:lang w:val="en-IN"/>
        </w:rPr>
        <w:t>The threshold values above are the values proposed by QualiZeal. They are confirmed, and adjusted if required, at the Architecture Sign-off milestone once the Nova evaluation set has been authored and the characteristics of the content are understood. Band C questions, as defined in Section 3.3.4, are excluded from acceptance measurement under this SoW.</w:t>
      </w:r>
    </w:p>
    <w:p w14:paraId="10D6C1EA" w14:textId="77777777" w:rsidR="00100B45" w:rsidRDefault="00100B45"/>
    <w:p w14:paraId="19D9D712" w14:textId="77777777" w:rsidR="00100B45" w:rsidRDefault="00000000">
      <w:pPr>
        <w:pStyle w:val="Heading2"/>
        <w:rPr>
          <w:rStyle w:val="SubtleEmphasis"/>
          <w:i w:val="0"/>
          <w:iCs w:val="0"/>
          <w:color w:val="auto"/>
        </w:rPr>
      </w:pPr>
      <w:r>
        <w:rPr>
          <w:rStyle w:val="SubtleEmphasis"/>
          <w:i w:val="0"/>
          <w:iCs w:val="0"/>
          <w:color w:val="auto"/>
        </w:rPr>
        <w:t>Team Composition and Resource Deployment</w:t>
      </w:r>
    </w:p>
    <w:p w14:paraId="551C95B2" w14:textId="77777777" w:rsidR="00100B45" w:rsidRDefault="00100B45"/>
    <w:p w14:paraId="44A7A46E" w14:textId="77777777" w:rsidR="00100B45" w:rsidRDefault="00000000">
      <w:pPr>
        <w:pStyle w:val="Heading3"/>
        <w:rPr>
          <w:rStyle w:val="SubtleEmphasis"/>
          <w:i w:val="0"/>
          <w:iCs w:val="0"/>
          <w:color w:val="auto"/>
        </w:rPr>
      </w:pPr>
      <w:r>
        <w:rPr>
          <w:rStyle w:val="SubtleEmphasis"/>
          <w:i w:val="0"/>
          <w:iCs w:val="0"/>
          <w:color w:val="auto"/>
        </w:rPr>
        <w:t>Role charter</w:t>
      </w:r>
    </w:p>
    <w:p w14:paraId="6E5BF6D6" w14:textId="77777777" w:rsidR="00100B45" w:rsidRDefault="00100B45"/>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1750"/>
        <w:gridCol w:w="620"/>
        <w:gridCol w:w="4130"/>
        <w:gridCol w:w="2844"/>
      </w:tblGrid>
      <w:tr w:rsidR="00100B45" w14:paraId="33FD6D83" w14:textId="77777777">
        <w:trPr>
          <w:tblHeader/>
        </w:trPr>
        <w:tc>
          <w:tcPr>
            <w:tcW w:w="175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591958A4" w14:textId="77777777" w:rsidR="00100B45" w:rsidRDefault="00000000">
            <w:pPr>
              <w:rPr>
                <w:rFonts w:ascii="Montserrat" w:hAnsi="Montserrat"/>
                <w:sz w:val="20"/>
                <w:szCs w:val="20"/>
                <w:lang w:val="en-IN"/>
              </w:rPr>
            </w:pPr>
            <w:r>
              <w:rPr>
                <w:rFonts w:ascii="Montserrat" w:hAnsi="Montserrat"/>
                <w:b/>
                <w:bCs/>
                <w:sz w:val="20"/>
                <w:szCs w:val="20"/>
                <w:lang w:val="en-IN"/>
              </w:rPr>
              <w:t>Role</w:t>
            </w:r>
          </w:p>
        </w:tc>
        <w:tc>
          <w:tcPr>
            <w:tcW w:w="62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3C6A70CF" w14:textId="77777777" w:rsidR="00100B45" w:rsidRDefault="00000000">
            <w:pPr>
              <w:jc w:val="center"/>
              <w:rPr>
                <w:rFonts w:ascii="Montserrat" w:hAnsi="Montserrat"/>
                <w:sz w:val="20"/>
                <w:szCs w:val="20"/>
                <w:lang w:val="en-IN"/>
              </w:rPr>
            </w:pPr>
            <w:r>
              <w:rPr>
                <w:rFonts w:ascii="Montserrat" w:hAnsi="Montserrat"/>
                <w:b/>
                <w:bCs/>
                <w:sz w:val="20"/>
                <w:szCs w:val="20"/>
                <w:lang w:val="en-IN"/>
              </w:rPr>
              <w:t>No.</w:t>
            </w:r>
          </w:p>
        </w:tc>
        <w:tc>
          <w:tcPr>
            <w:tcW w:w="413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5A7677E2" w14:textId="77777777" w:rsidR="00100B45" w:rsidRDefault="00000000">
            <w:pPr>
              <w:rPr>
                <w:rFonts w:ascii="Montserrat" w:hAnsi="Montserrat"/>
                <w:sz w:val="20"/>
                <w:szCs w:val="20"/>
                <w:lang w:val="en-IN"/>
              </w:rPr>
            </w:pPr>
            <w:r>
              <w:rPr>
                <w:rFonts w:ascii="Montserrat" w:hAnsi="Montserrat"/>
                <w:b/>
                <w:bCs/>
                <w:sz w:val="20"/>
                <w:szCs w:val="20"/>
                <w:lang w:val="en-IN"/>
              </w:rPr>
              <w:t>Primary accountability</w:t>
            </w:r>
          </w:p>
        </w:tc>
        <w:tc>
          <w:tcPr>
            <w:tcW w:w="2844"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0DE20C45" w14:textId="77777777" w:rsidR="00100B45" w:rsidRDefault="00000000">
            <w:pPr>
              <w:rPr>
                <w:rFonts w:ascii="Montserrat" w:hAnsi="Montserrat"/>
                <w:sz w:val="20"/>
                <w:szCs w:val="20"/>
                <w:lang w:val="en-IN"/>
              </w:rPr>
            </w:pPr>
            <w:r>
              <w:rPr>
                <w:rFonts w:ascii="Montserrat" w:hAnsi="Montserrat"/>
                <w:b/>
                <w:bCs/>
                <w:sz w:val="20"/>
                <w:szCs w:val="20"/>
                <w:lang w:val="en-IN"/>
              </w:rPr>
              <w:t>Increments owned</w:t>
            </w:r>
          </w:p>
        </w:tc>
      </w:tr>
      <w:tr w:rsidR="00100B45" w14:paraId="60E245FC" w14:textId="77777777">
        <w:tc>
          <w:tcPr>
            <w:tcW w:w="1750" w:type="dxa"/>
            <w:tcBorders>
              <w:top w:val="single" w:sz="6" w:space="0" w:color="BFBFBF"/>
              <w:left w:val="single" w:sz="6" w:space="0" w:color="BFBFBF"/>
              <w:bottom w:val="single" w:sz="6" w:space="0" w:color="BFBFBF"/>
              <w:right w:val="single" w:sz="6" w:space="0" w:color="BFBFBF"/>
            </w:tcBorders>
            <w:vAlign w:val="center"/>
          </w:tcPr>
          <w:p w14:paraId="1C5F0825" w14:textId="77777777" w:rsidR="00100B45" w:rsidRDefault="00000000">
            <w:pPr>
              <w:rPr>
                <w:rFonts w:ascii="Montserrat" w:hAnsi="Montserrat"/>
                <w:sz w:val="20"/>
                <w:szCs w:val="20"/>
                <w:lang w:val="en-IN"/>
              </w:rPr>
            </w:pPr>
            <w:r>
              <w:rPr>
                <w:rFonts w:ascii="Montserrat" w:hAnsi="Montserrat"/>
                <w:sz w:val="20"/>
                <w:szCs w:val="20"/>
                <w:lang w:val="en-IN"/>
              </w:rPr>
              <w:t>Program Manager</w:t>
            </w:r>
          </w:p>
        </w:tc>
        <w:tc>
          <w:tcPr>
            <w:tcW w:w="620" w:type="dxa"/>
            <w:tcBorders>
              <w:top w:val="single" w:sz="6" w:space="0" w:color="BFBFBF"/>
              <w:left w:val="single" w:sz="6" w:space="0" w:color="BFBFBF"/>
              <w:bottom w:val="single" w:sz="6" w:space="0" w:color="BFBFBF"/>
              <w:right w:val="single" w:sz="6" w:space="0" w:color="BFBFBF"/>
            </w:tcBorders>
            <w:vAlign w:val="center"/>
          </w:tcPr>
          <w:p w14:paraId="04C826D9" w14:textId="77777777" w:rsidR="00100B45" w:rsidRDefault="00000000">
            <w:pPr>
              <w:jc w:val="center"/>
              <w:rPr>
                <w:rFonts w:ascii="Montserrat" w:hAnsi="Montserrat"/>
                <w:sz w:val="20"/>
                <w:szCs w:val="20"/>
                <w:lang w:val="en-IN"/>
              </w:rPr>
            </w:pPr>
            <w:r>
              <w:rPr>
                <w:rFonts w:ascii="Montserrat" w:hAnsi="Montserrat"/>
                <w:sz w:val="20"/>
                <w:szCs w:val="20"/>
                <w:lang w:val="en-IN"/>
              </w:rPr>
              <w:t>1</w:t>
            </w:r>
          </w:p>
        </w:tc>
        <w:tc>
          <w:tcPr>
            <w:tcW w:w="4130" w:type="dxa"/>
            <w:tcBorders>
              <w:top w:val="single" w:sz="6" w:space="0" w:color="BFBFBF"/>
              <w:left w:val="single" w:sz="6" w:space="0" w:color="BFBFBF"/>
              <w:bottom w:val="single" w:sz="6" w:space="0" w:color="BFBFBF"/>
              <w:right w:val="single" w:sz="6" w:space="0" w:color="BFBFBF"/>
            </w:tcBorders>
            <w:vAlign w:val="center"/>
          </w:tcPr>
          <w:p w14:paraId="0D86F72D" w14:textId="77777777" w:rsidR="00100B45" w:rsidRDefault="00000000">
            <w:pPr>
              <w:rPr>
                <w:rFonts w:ascii="Montserrat" w:hAnsi="Montserrat"/>
                <w:sz w:val="20"/>
                <w:szCs w:val="20"/>
                <w:lang w:val="en-IN"/>
              </w:rPr>
            </w:pPr>
            <w:r>
              <w:rPr>
                <w:rFonts w:ascii="Montserrat" w:hAnsi="Montserrat"/>
                <w:sz w:val="20"/>
                <w:szCs w:val="20"/>
                <w:lang w:val="en-IN"/>
              </w:rPr>
              <w:t>Plan, cadence and reporting; demonstration scheduling; dependency and risk tracking with the Nova single point of contact; change management administration.</w:t>
            </w:r>
          </w:p>
        </w:tc>
        <w:tc>
          <w:tcPr>
            <w:tcW w:w="2844" w:type="dxa"/>
            <w:tcBorders>
              <w:top w:val="single" w:sz="6" w:space="0" w:color="BFBFBF"/>
              <w:left w:val="single" w:sz="6" w:space="0" w:color="BFBFBF"/>
              <w:bottom w:val="single" w:sz="6" w:space="0" w:color="BFBFBF"/>
              <w:right w:val="single" w:sz="6" w:space="0" w:color="BFBFBF"/>
            </w:tcBorders>
            <w:vAlign w:val="center"/>
          </w:tcPr>
          <w:p w14:paraId="0DC53080" w14:textId="77777777" w:rsidR="00100B45" w:rsidRDefault="00000000">
            <w:pPr>
              <w:rPr>
                <w:rFonts w:ascii="Montserrat" w:hAnsi="Montserrat"/>
                <w:sz w:val="20"/>
                <w:szCs w:val="20"/>
                <w:lang w:val="en-IN"/>
              </w:rPr>
            </w:pPr>
            <w:r>
              <w:rPr>
                <w:rFonts w:ascii="Montserrat" w:hAnsi="Montserrat"/>
                <w:sz w:val="20"/>
                <w:szCs w:val="20"/>
                <w:lang w:val="en-IN"/>
              </w:rPr>
              <w:t>All (QualiZeal investment)</w:t>
            </w:r>
          </w:p>
        </w:tc>
      </w:tr>
      <w:tr w:rsidR="00100B45" w14:paraId="3517A06C" w14:textId="77777777">
        <w:tc>
          <w:tcPr>
            <w:tcW w:w="1750" w:type="dxa"/>
            <w:tcBorders>
              <w:top w:val="single" w:sz="6" w:space="0" w:color="BFBFBF"/>
              <w:left w:val="single" w:sz="6" w:space="0" w:color="BFBFBF"/>
              <w:bottom w:val="single" w:sz="6" w:space="0" w:color="BFBFBF"/>
              <w:right w:val="single" w:sz="6" w:space="0" w:color="BFBFBF"/>
            </w:tcBorders>
            <w:vAlign w:val="center"/>
          </w:tcPr>
          <w:p w14:paraId="63A3CA2F" w14:textId="77777777" w:rsidR="00100B45" w:rsidRDefault="00000000">
            <w:pPr>
              <w:rPr>
                <w:rFonts w:ascii="Montserrat" w:hAnsi="Montserrat"/>
                <w:sz w:val="20"/>
                <w:szCs w:val="20"/>
                <w:lang w:val="en-IN"/>
              </w:rPr>
            </w:pPr>
            <w:r>
              <w:rPr>
                <w:rFonts w:ascii="Montserrat" w:hAnsi="Montserrat"/>
                <w:sz w:val="20"/>
                <w:szCs w:val="20"/>
                <w:lang w:val="en-IN"/>
              </w:rPr>
              <w:t>AI Architect</w:t>
            </w:r>
          </w:p>
        </w:tc>
        <w:tc>
          <w:tcPr>
            <w:tcW w:w="620" w:type="dxa"/>
            <w:tcBorders>
              <w:top w:val="single" w:sz="6" w:space="0" w:color="BFBFBF"/>
              <w:left w:val="single" w:sz="6" w:space="0" w:color="BFBFBF"/>
              <w:bottom w:val="single" w:sz="6" w:space="0" w:color="BFBFBF"/>
              <w:right w:val="single" w:sz="6" w:space="0" w:color="BFBFBF"/>
            </w:tcBorders>
            <w:vAlign w:val="center"/>
          </w:tcPr>
          <w:p w14:paraId="1D904DA9" w14:textId="77777777" w:rsidR="00100B45" w:rsidRDefault="00000000">
            <w:pPr>
              <w:jc w:val="center"/>
              <w:rPr>
                <w:rFonts w:ascii="Montserrat" w:hAnsi="Montserrat"/>
                <w:sz w:val="20"/>
                <w:szCs w:val="20"/>
                <w:lang w:val="en-IN"/>
              </w:rPr>
            </w:pPr>
            <w:r>
              <w:rPr>
                <w:rFonts w:ascii="Montserrat" w:hAnsi="Montserrat"/>
                <w:sz w:val="20"/>
                <w:szCs w:val="20"/>
                <w:lang w:val="en-IN"/>
              </w:rPr>
              <w:t>1</w:t>
            </w:r>
          </w:p>
        </w:tc>
        <w:tc>
          <w:tcPr>
            <w:tcW w:w="4130" w:type="dxa"/>
            <w:tcBorders>
              <w:top w:val="single" w:sz="6" w:space="0" w:color="BFBFBF"/>
              <w:left w:val="single" w:sz="6" w:space="0" w:color="BFBFBF"/>
              <w:bottom w:val="single" w:sz="6" w:space="0" w:color="BFBFBF"/>
              <w:right w:val="single" w:sz="6" w:space="0" w:color="BFBFBF"/>
            </w:tcBorders>
            <w:vAlign w:val="center"/>
          </w:tcPr>
          <w:p w14:paraId="4400050A" w14:textId="77777777" w:rsidR="00100B45" w:rsidRDefault="00000000">
            <w:pPr>
              <w:rPr>
                <w:rFonts w:ascii="Montserrat" w:hAnsi="Montserrat"/>
                <w:sz w:val="20"/>
                <w:szCs w:val="20"/>
                <w:lang w:val="en-IN"/>
              </w:rPr>
            </w:pPr>
            <w:r>
              <w:rPr>
                <w:rFonts w:ascii="Montserrat" w:hAnsi="Montserrat"/>
                <w:sz w:val="20"/>
                <w:szCs w:val="20"/>
                <w:lang w:val="en-IN"/>
              </w:rPr>
              <w:t>Solution and security architecture; the four complexity investigations and their decision gates; retrieval, grounding and evaluation design; release of the complexity reserve; technical assurance at each demonstration.</w:t>
            </w:r>
          </w:p>
        </w:tc>
        <w:tc>
          <w:tcPr>
            <w:tcW w:w="2844" w:type="dxa"/>
            <w:tcBorders>
              <w:top w:val="single" w:sz="6" w:space="0" w:color="BFBFBF"/>
              <w:left w:val="single" w:sz="6" w:space="0" w:color="BFBFBF"/>
              <w:bottom w:val="single" w:sz="6" w:space="0" w:color="BFBFBF"/>
              <w:right w:val="single" w:sz="6" w:space="0" w:color="BFBFBF"/>
            </w:tcBorders>
            <w:vAlign w:val="center"/>
          </w:tcPr>
          <w:p w14:paraId="4FCE36C2" w14:textId="77777777" w:rsidR="00100B45" w:rsidRDefault="00000000">
            <w:pPr>
              <w:rPr>
                <w:rFonts w:ascii="Montserrat" w:hAnsi="Montserrat"/>
                <w:sz w:val="20"/>
                <w:szCs w:val="20"/>
                <w:lang w:val="en-IN"/>
              </w:rPr>
            </w:pPr>
            <w:r>
              <w:rPr>
                <w:rFonts w:ascii="Montserrat" w:hAnsi="Montserrat"/>
                <w:sz w:val="20"/>
                <w:szCs w:val="20"/>
                <w:lang w:val="en-IN"/>
              </w:rPr>
              <w:t>INC-0; assurance across all</w:t>
            </w:r>
          </w:p>
        </w:tc>
      </w:tr>
      <w:tr w:rsidR="00100B45" w14:paraId="387FC7B9" w14:textId="77777777">
        <w:tc>
          <w:tcPr>
            <w:tcW w:w="1750" w:type="dxa"/>
            <w:tcBorders>
              <w:top w:val="single" w:sz="6" w:space="0" w:color="BFBFBF"/>
              <w:left w:val="single" w:sz="6" w:space="0" w:color="BFBFBF"/>
              <w:bottom w:val="single" w:sz="6" w:space="0" w:color="BFBFBF"/>
              <w:right w:val="single" w:sz="6" w:space="0" w:color="BFBFBF"/>
            </w:tcBorders>
            <w:vAlign w:val="center"/>
          </w:tcPr>
          <w:p w14:paraId="667210F2" w14:textId="77777777" w:rsidR="00100B45" w:rsidRDefault="00000000">
            <w:pPr>
              <w:rPr>
                <w:rFonts w:ascii="Montserrat" w:hAnsi="Montserrat"/>
                <w:sz w:val="20"/>
                <w:szCs w:val="20"/>
                <w:lang w:val="en-IN"/>
              </w:rPr>
            </w:pPr>
            <w:r>
              <w:rPr>
                <w:rFonts w:ascii="Montserrat" w:hAnsi="Montserrat"/>
                <w:sz w:val="20"/>
                <w:szCs w:val="20"/>
                <w:lang w:val="en-IN"/>
              </w:rPr>
              <w:t>AI/ML Engineer 1</w:t>
            </w:r>
          </w:p>
          <w:p w14:paraId="4100F938" w14:textId="77777777" w:rsidR="00100B45" w:rsidRDefault="00000000">
            <w:pPr>
              <w:rPr>
                <w:rFonts w:ascii="Montserrat" w:hAnsi="Montserrat"/>
                <w:sz w:val="20"/>
                <w:szCs w:val="20"/>
                <w:lang w:val="en-IN"/>
              </w:rPr>
            </w:pPr>
            <w:r>
              <w:rPr>
                <w:rFonts w:ascii="Montserrat" w:hAnsi="Montserrat"/>
                <w:sz w:val="20"/>
                <w:szCs w:val="20"/>
                <w:lang w:val="en-IN"/>
              </w:rPr>
              <w:t>Retrieval &amp; Answering</w:t>
            </w:r>
          </w:p>
        </w:tc>
        <w:tc>
          <w:tcPr>
            <w:tcW w:w="620" w:type="dxa"/>
            <w:tcBorders>
              <w:top w:val="single" w:sz="6" w:space="0" w:color="BFBFBF"/>
              <w:left w:val="single" w:sz="6" w:space="0" w:color="BFBFBF"/>
              <w:bottom w:val="single" w:sz="6" w:space="0" w:color="BFBFBF"/>
              <w:right w:val="single" w:sz="6" w:space="0" w:color="BFBFBF"/>
            </w:tcBorders>
            <w:vAlign w:val="center"/>
          </w:tcPr>
          <w:p w14:paraId="5D65A2FF" w14:textId="77777777" w:rsidR="00100B45" w:rsidRDefault="00000000">
            <w:pPr>
              <w:jc w:val="center"/>
              <w:rPr>
                <w:rFonts w:ascii="Montserrat" w:hAnsi="Montserrat"/>
                <w:sz w:val="20"/>
                <w:szCs w:val="20"/>
                <w:lang w:val="en-IN"/>
              </w:rPr>
            </w:pPr>
            <w:r>
              <w:rPr>
                <w:rFonts w:ascii="Montserrat" w:hAnsi="Montserrat"/>
                <w:sz w:val="20"/>
                <w:szCs w:val="20"/>
                <w:lang w:val="en-IN"/>
              </w:rPr>
              <w:t>1</w:t>
            </w:r>
          </w:p>
        </w:tc>
        <w:tc>
          <w:tcPr>
            <w:tcW w:w="4130" w:type="dxa"/>
            <w:tcBorders>
              <w:top w:val="single" w:sz="6" w:space="0" w:color="BFBFBF"/>
              <w:left w:val="single" w:sz="6" w:space="0" w:color="BFBFBF"/>
              <w:bottom w:val="single" w:sz="6" w:space="0" w:color="BFBFBF"/>
              <w:right w:val="single" w:sz="6" w:space="0" w:color="BFBFBF"/>
            </w:tcBorders>
            <w:vAlign w:val="center"/>
          </w:tcPr>
          <w:p w14:paraId="1F2AFFAF" w14:textId="77777777" w:rsidR="00100B45" w:rsidRDefault="00000000">
            <w:pPr>
              <w:rPr>
                <w:rFonts w:ascii="Montserrat" w:hAnsi="Montserrat"/>
                <w:sz w:val="20"/>
                <w:szCs w:val="20"/>
                <w:lang w:val="en-IN"/>
              </w:rPr>
            </w:pPr>
            <w:r>
              <w:rPr>
                <w:rFonts w:ascii="Montserrat" w:hAnsi="Montserrat"/>
                <w:sz w:val="20"/>
                <w:szCs w:val="20"/>
                <w:lang w:val="en-IN"/>
              </w:rPr>
              <w:t>Retrieval and reranking; grounding check and citation handling; confidence indication; clarify-back flow; query band routing and model tier selection; multimodal investigation.</w:t>
            </w:r>
          </w:p>
        </w:tc>
        <w:tc>
          <w:tcPr>
            <w:tcW w:w="2844" w:type="dxa"/>
            <w:tcBorders>
              <w:top w:val="single" w:sz="6" w:space="0" w:color="BFBFBF"/>
              <w:left w:val="single" w:sz="6" w:space="0" w:color="BFBFBF"/>
              <w:bottom w:val="single" w:sz="6" w:space="0" w:color="BFBFBF"/>
              <w:right w:val="single" w:sz="6" w:space="0" w:color="BFBFBF"/>
            </w:tcBorders>
            <w:vAlign w:val="center"/>
          </w:tcPr>
          <w:p w14:paraId="4F9F9764" w14:textId="77777777" w:rsidR="00100B45" w:rsidRDefault="00000000">
            <w:pPr>
              <w:rPr>
                <w:rFonts w:ascii="Montserrat" w:hAnsi="Montserrat"/>
                <w:sz w:val="20"/>
                <w:szCs w:val="20"/>
                <w:lang w:val="en-IN"/>
              </w:rPr>
            </w:pPr>
            <w:r>
              <w:rPr>
                <w:rFonts w:ascii="Montserrat" w:hAnsi="Montserrat"/>
                <w:sz w:val="20"/>
                <w:szCs w:val="20"/>
                <w:lang w:val="en-IN"/>
              </w:rPr>
              <w:t>INC-2, INC-6; contributes CX-3, CX-4</w:t>
            </w:r>
          </w:p>
        </w:tc>
      </w:tr>
      <w:tr w:rsidR="00100B45" w14:paraId="76FB33EF" w14:textId="77777777">
        <w:tc>
          <w:tcPr>
            <w:tcW w:w="1750" w:type="dxa"/>
            <w:tcBorders>
              <w:top w:val="single" w:sz="6" w:space="0" w:color="BFBFBF"/>
              <w:left w:val="single" w:sz="6" w:space="0" w:color="BFBFBF"/>
              <w:bottom w:val="single" w:sz="6" w:space="0" w:color="BFBFBF"/>
              <w:right w:val="single" w:sz="6" w:space="0" w:color="BFBFBF"/>
            </w:tcBorders>
            <w:vAlign w:val="center"/>
          </w:tcPr>
          <w:p w14:paraId="191DC95E" w14:textId="77777777" w:rsidR="00100B45" w:rsidRDefault="00000000">
            <w:pPr>
              <w:rPr>
                <w:rFonts w:ascii="Montserrat" w:hAnsi="Montserrat"/>
                <w:sz w:val="20"/>
                <w:szCs w:val="20"/>
                <w:lang w:val="en-IN"/>
              </w:rPr>
            </w:pPr>
            <w:r>
              <w:rPr>
                <w:rFonts w:ascii="Montserrat" w:hAnsi="Montserrat"/>
                <w:sz w:val="20"/>
                <w:szCs w:val="20"/>
                <w:lang w:val="en-IN"/>
              </w:rPr>
              <w:t>AI/ML Engineer 2</w:t>
            </w:r>
          </w:p>
          <w:p w14:paraId="26C2E7BA" w14:textId="77777777" w:rsidR="00100B45" w:rsidRDefault="00000000">
            <w:pPr>
              <w:rPr>
                <w:rFonts w:ascii="Montserrat" w:hAnsi="Montserrat"/>
                <w:sz w:val="20"/>
                <w:szCs w:val="20"/>
                <w:lang w:val="en-IN"/>
              </w:rPr>
            </w:pPr>
            <w:r>
              <w:rPr>
                <w:rFonts w:ascii="Montserrat" w:hAnsi="Montserrat"/>
                <w:sz w:val="20"/>
                <w:szCs w:val="20"/>
                <w:lang w:val="en-IN"/>
              </w:rPr>
              <w:t>Ingestion &amp; Governance</w:t>
            </w:r>
          </w:p>
        </w:tc>
        <w:tc>
          <w:tcPr>
            <w:tcW w:w="620" w:type="dxa"/>
            <w:tcBorders>
              <w:top w:val="single" w:sz="6" w:space="0" w:color="BFBFBF"/>
              <w:left w:val="single" w:sz="6" w:space="0" w:color="BFBFBF"/>
              <w:bottom w:val="single" w:sz="6" w:space="0" w:color="BFBFBF"/>
              <w:right w:val="single" w:sz="6" w:space="0" w:color="BFBFBF"/>
            </w:tcBorders>
            <w:vAlign w:val="center"/>
          </w:tcPr>
          <w:p w14:paraId="1E40967A" w14:textId="77777777" w:rsidR="00100B45" w:rsidRDefault="00000000">
            <w:pPr>
              <w:jc w:val="center"/>
              <w:rPr>
                <w:rFonts w:ascii="Montserrat" w:hAnsi="Montserrat"/>
                <w:sz w:val="20"/>
                <w:szCs w:val="20"/>
                <w:lang w:val="en-IN"/>
              </w:rPr>
            </w:pPr>
            <w:r>
              <w:rPr>
                <w:rFonts w:ascii="Montserrat" w:hAnsi="Montserrat"/>
                <w:sz w:val="20"/>
                <w:szCs w:val="20"/>
                <w:lang w:val="en-IN"/>
              </w:rPr>
              <w:t>1</w:t>
            </w:r>
          </w:p>
        </w:tc>
        <w:tc>
          <w:tcPr>
            <w:tcW w:w="4130" w:type="dxa"/>
            <w:tcBorders>
              <w:top w:val="single" w:sz="6" w:space="0" w:color="BFBFBF"/>
              <w:left w:val="single" w:sz="6" w:space="0" w:color="BFBFBF"/>
              <w:bottom w:val="single" w:sz="6" w:space="0" w:color="BFBFBF"/>
              <w:right w:val="single" w:sz="6" w:space="0" w:color="BFBFBF"/>
            </w:tcBorders>
            <w:vAlign w:val="center"/>
          </w:tcPr>
          <w:p w14:paraId="2ED979DF" w14:textId="77777777" w:rsidR="00100B45" w:rsidRDefault="00000000">
            <w:pPr>
              <w:rPr>
                <w:rFonts w:ascii="Montserrat" w:hAnsi="Montserrat"/>
                <w:sz w:val="20"/>
                <w:szCs w:val="20"/>
                <w:lang w:val="en-IN"/>
              </w:rPr>
            </w:pPr>
            <w:r>
              <w:rPr>
                <w:rFonts w:ascii="Montserrat" w:hAnsi="Montserrat"/>
                <w:sz w:val="20"/>
                <w:szCs w:val="20"/>
                <w:lang w:val="en-IN"/>
              </w:rPr>
              <w:t>Extraction and metadata derivation logic; version ranking implementation; curator queue behaviour and resolution workflow; knowledge base build and incremental synchronisation.</w:t>
            </w:r>
          </w:p>
        </w:tc>
        <w:tc>
          <w:tcPr>
            <w:tcW w:w="2844" w:type="dxa"/>
            <w:tcBorders>
              <w:top w:val="single" w:sz="6" w:space="0" w:color="BFBFBF"/>
              <w:left w:val="single" w:sz="6" w:space="0" w:color="BFBFBF"/>
              <w:bottom w:val="single" w:sz="6" w:space="0" w:color="BFBFBF"/>
              <w:right w:val="single" w:sz="6" w:space="0" w:color="BFBFBF"/>
            </w:tcBorders>
            <w:vAlign w:val="center"/>
          </w:tcPr>
          <w:p w14:paraId="682538A6" w14:textId="77777777" w:rsidR="00100B45" w:rsidRDefault="00000000">
            <w:pPr>
              <w:rPr>
                <w:rFonts w:ascii="Montserrat" w:hAnsi="Montserrat"/>
                <w:sz w:val="20"/>
                <w:szCs w:val="20"/>
                <w:lang w:val="en-IN"/>
              </w:rPr>
            </w:pPr>
            <w:r>
              <w:rPr>
                <w:rFonts w:ascii="Montserrat" w:hAnsi="Montserrat"/>
                <w:sz w:val="20"/>
                <w:szCs w:val="20"/>
                <w:lang w:val="en-IN"/>
              </w:rPr>
              <w:t>INC-4, INC-5</w:t>
            </w:r>
          </w:p>
        </w:tc>
      </w:tr>
      <w:tr w:rsidR="00100B45" w14:paraId="0E7E3AE4" w14:textId="77777777">
        <w:tc>
          <w:tcPr>
            <w:tcW w:w="1750" w:type="dxa"/>
            <w:tcBorders>
              <w:top w:val="single" w:sz="6" w:space="0" w:color="BFBFBF"/>
              <w:left w:val="single" w:sz="6" w:space="0" w:color="BFBFBF"/>
              <w:bottom w:val="single" w:sz="6" w:space="0" w:color="BFBFBF"/>
              <w:right w:val="single" w:sz="6" w:space="0" w:color="BFBFBF"/>
            </w:tcBorders>
            <w:vAlign w:val="center"/>
          </w:tcPr>
          <w:p w14:paraId="1E044CCA" w14:textId="77777777" w:rsidR="00100B45" w:rsidRDefault="00000000">
            <w:pPr>
              <w:rPr>
                <w:rFonts w:ascii="Montserrat" w:hAnsi="Montserrat"/>
                <w:sz w:val="20"/>
                <w:szCs w:val="20"/>
                <w:lang w:val="en-IN"/>
              </w:rPr>
            </w:pPr>
            <w:r>
              <w:rPr>
                <w:rFonts w:ascii="Montserrat" w:hAnsi="Montserrat"/>
                <w:sz w:val="20"/>
                <w:szCs w:val="20"/>
                <w:lang w:val="en-IN"/>
              </w:rPr>
              <w:t>AI/ML Engineer 3</w:t>
            </w:r>
          </w:p>
          <w:p w14:paraId="2602A9B1" w14:textId="77777777" w:rsidR="00100B45" w:rsidRDefault="00000000">
            <w:pPr>
              <w:rPr>
                <w:rFonts w:ascii="Montserrat" w:hAnsi="Montserrat"/>
                <w:sz w:val="20"/>
                <w:szCs w:val="20"/>
                <w:lang w:val="en-IN"/>
              </w:rPr>
            </w:pPr>
            <w:r>
              <w:rPr>
                <w:rFonts w:ascii="Montserrat" w:hAnsi="Montserrat"/>
                <w:sz w:val="20"/>
                <w:szCs w:val="20"/>
                <w:lang w:val="en-IN"/>
              </w:rPr>
              <w:t>Application &amp; Evaluation</w:t>
            </w:r>
          </w:p>
        </w:tc>
        <w:tc>
          <w:tcPr>
            <w:tcW w:w="620" w:type="dxa"/>
            <w:tcBorders>
              <w:top w:val="single" w:sz="6" w:space="0" w:color="BFBFBF"/>
              <w:left w:val="single" w:sz="6" w:space="0" w:color="BFBFBF"/>
              <w:bottom w:val="single" w:sz="6" w:space="0" w:color="BFBFBF"/>
              <w:right w:val="single" w:sz="6" w:space="0" w:color="BFBFBF"/>
            </w:tcBorders>
            <w:vAlign w:val="center"/>
          </w:tcPr>
          <w:p w14:paraId="4F34A9A4" w14:textId="77777777" w:rsidR="00100B45" w:rsidRDefault="00000000">
            <w:pPr>
              <w:jc w:val="center"/>
              <w:rPr>
                <w:rFonts w:ascii="Montserrat" w:hAnsi="Montserrat"/>
                <w:sz w:val="20"/>
                <w:szCs w:val="20"/>
                <w:lang w:val="en-IN"/>
              </w:rPr>
            </w:pPr>
            <w:r>
              <w:rPr>
                <w:rFonts w:ascii="Montserrat" w:hAnsi="Montserrat"/>
                <w:sz w:val="20"/>
                <w:szCs w:val="20"/>
                <w:lang w:val="en-IN"/>
              </w:rPr>
              <w:t>1</w:t>
            </w:r>
          </w:p>
        </w:tc>
        <w:tc>
          <w:tcPr>
            <w:tcW w:w="4130" w:type="dxa"/>
            <w:tcBorders>
              <w:top w:val="single" w:sz="6" w:space="0" w:color="BFBFBF"/>
              <w:left w:val="single" w:sz="6" w:space="0" w:color="BFBFBF"/>
              <w:bottom w:val="single" w:sz="6" w:space="0" w:color="BFBFBF"/>
              <w:right w:val="single" w:sz="6" w:space="0" w:color="BFBFBF"/>
            </w:tcBorders>
            <w:vAlign w:val="center"/>
          </w:tcPr>
          <w:p w14:paraId="325CD737" w14:textId="77777777" w:rsidR="00100B45" w:rsidRDefault="00000000">
            <w:pPr>
              <w:rPr>
                <w:rFonts w:ascii="Montserrat" w:hAnsi="Montserrat"/>
                <w:sz w:val="20"/>
                <w:szCs w:val="20"/>
                <w:lang w:val="en-IN"/>
              </w:rPr>
            </w:pPr>
            <w:r>
              <w:rPr>
                <w:rFonts w:ascii="Montserrat" w:hAnsi="Montserrat"/>
                <w:sz w:val="20"/>
                <w:szCs w:val="20"/>
                <w:lang w:val="en-IN"/>
              </w:rPr>
              <w:t xml:space="preserve">API service and the Nova-branded application; chat, curator and administrator views; multilingual enablement; evaluation harness, </w:t>
            </w:r>
            <w:r>
              <w:rPr>
                <w:rFonts w:ascii="Montserrat" w:hAnsi="Montserrat"/>
                <w:sz w:val="20"/>
                <w:szCs w:val="20"/>
                <w:lang w:val="en-IN"/>
              </w:rPr>
              <w:lastRenderedPageBreak/>
              <w:t>dashboards and the reporting of quality measures.</w:t>
            </w:r>
          </w:p>
        </w:tc>
        <w:tc>
          <w:tcPr>
            <w:tcW w:w="2844" w:type="dxa"/>
            <w:tcBorders>
              <w:top w:val="single" w:sz="6" w:space="0" w:color="BFBFBF"/>
              <w:left w:val="single" w:sz="6" w:space="0" w:color="BFBFBF"/>
              <w:bottom w:val="single" w:sz="6" w:space="0" w:color="BFBFBF"/>
              <w:right w:val="single" w:sz="6" w:space="0" w:color="BFBFBF"/>
            </w:tcBorders>
            <w:vAlign w:val="center"/>
          </w:tcPr>
          <w:p w14:paraId="2EB91C44" w14:textId="77777777" w:rsidR="00100B45" w:rsidRDefault="00000000">
            <w:pPr>
              <w:rPr>
                <w:rFonts w:ascii="Montserrat" w:hAnsi="Montserrat"/>
                <w:sz w:val="20"/>
                <w:szCs w:val="20"/>
                <w:lang w:val="en-IN"/>
              </w:rPr>
            </w:pPr>
            <w:r>
              <w:rPr>
                <w:rFonts w:ascii="Montserrat" w:hAnsi="Montserrat"/>
                <w:sz w:val="20"/>
                <w:szCs w:val="20"/>
                <w:lang w:val="en-IN"/>
              </w:rPr>
              <w:lastRenderedPageBreak/>
              <w:t>INC-1, INC-7; supports INC-8</w:t>
            </w:r>
          </w:p>
        </w:tc>
      </w:tr>
      <w:tr w:rsidR="00100B45" w14:paraId="3CE7B056" w14:textId="77777777">
        <w:tc>
          <w:tcPr>
            <w:tcW w:w="1750" w:type="dxa"/>
            <w:tcBorders>
              <w:top w:val="single" w:sz="6" w:space="0" w:color="BFBFBF"/>
              <w:left w:val="single" w:sz="6" w:space="0" w:color="BFBFBF"/>
              <w:bottom w:val="single" w:sz="6" w:space="0" w:color="BFBFBF"/>
              <w:right w:val="single" w:sz="6" w:space="0" w:color="BFBFBF"/>
            </w:tcBorders>
            <w:vAlign w:val="center"/>
          </w:tcPr>
          <w:p w14:paraId="1BA5FCAB" w14:textId="77777777" w:rsidR="00100B45" w:rsidRDefault="00000000">
            <w:pPr>
              <w:rPr>
                <w:rFonts w:ascii="Montserrat" w:hAnsi="Montserrat"/>
                <w:sz w:val="20"/>
                <w:szCs w:val="20"/>
                <w:lang w:val="en-IN"/>
              </w:rPr>
            </w:pPr>
            <w:r>
              <w:rPr>
                <w:rFonts w:ascii="Montserrat" w:hAnsi="Montserrat"/>
                <w:sz w:val="20"/>
                <w:szCs w:val="20"/>
                <w:lang w:val="en-IN"/>
              </w:rPr>
              <w:t>Data Engineer</w:t>
            </w:r>
          </w:p>
        </w:tc>
        <w:tc>
          <w:tcPr>
            <w:tcW w:w="620" w:type="dxa"/>
            <w:tcBorders>
              <w:top w:val="single" w:sz="6" w:space="0" w:color="BFBFBF"/>
              <w:left w:val="single" w:sz="6" w:space="0" w:color="BFBFBF"/>
              <w:bottom w:val="single" w:sz="6" w:space="0" w:color="BFBFBF"/>
              <w:right w:val="single" w:sz="6" w:space="0" w:color="BFBFBF"/>
            </w:tcBorders>
            <w:vAlign w:val="center"/>
          </w:tcPr>
          <w:p w14:paraId="49DAFCAB" w14:textId="77777777" w:rsidR="00100B45" w:rsidRDefault="00000000">
            <w:pPr>
              <w:jc w:val="center"/>
              <w:rPr>
                <w:rFonts w:ascii="Montserrat" w:hAnsi="Montserrat"/>
                <w:sz w:val="20"/>
                <w:szCs w:val="20"/>
                <w:lang w:val="en-IN"/>
              </w:rPr>
            </w:pPr>
            <w:r>
              <w:rPr>
                <w:rFonts w:ascii="Montserrat" w:hAnsi="Montserrat"/>
                <w:sz w:val="20"/>
                <w:szCs w:val="20"/>
                <w:lang w:val="en-IN"/>
              </w:rPr>
              <w:t>1</w:t>
            </w:r>
          </w:p>
        </w:tc>
        <w:tc>
          <w:tcPr>
            <w:tcW w:w="4130" w:type="dxa"/>
            <w:tcBorders>
              <w:top w:val="single" w:sz="6" w:space="0" w:color="BFBFBF"/>
              <w:left w:val="single" w:sz="6" w:space="0" w:color="BFBFBF"/>
              <w:bottom w:val="single" w:sz="6" w:space="0" w:color="BFBFBF"/>
              <w:right w:val="single" w:sz="6" w:space="0" w:color="BFBFBF"/>
            </w:tcBorders>
            <w:vAlign w:val="center"/>
          </w:tcPr>
          <w:p w14:paraId="711C1013" w14:textId="77777777" w:rsidR="00100B45" w:rsidRDefault="00000000">
            <w:pPr>
              <w:rPr>
                <w:rFonts w:ascii="Montserrat" w:hAnsi="Montserrat"/>
                <w:sz w:val="20"/>
                <w:szCs w:val="20"/>
                <w:lang w:val="en-IN"/>
              </w:rPr>
            </w:pPr>
            <w:r>
              <w:rPr>
                <w:rFonts w:ascii="Montserrat" w:hAnsi="Montserrat"/>
                <w:sz w:val="20"/>
                <w:szCs w:val="20"/>
                <w:lang w:val="en-IN"/>
              </w:rPr>
              <w:t>Content intake pipeline; document and metadata modelling; authoritative source and continuous refresh design; table and figure extraction quality; content profiling against Nova samples.</w:t>
            </w:r>
          </w:p>
        </w:tc>
        <w:tc>
          <w:tcPr>
            <w:tcW w:w="2844" w:type="dxa"/>
            <w:tcBorders>
              <w:top w:val="single" w:sz="6" w:space="0" w:color="BFBFBF"/>
              <w:left w:val="single" w:sz="6" w:space="0" w:color="BFBFBF"/>
              <w:bottom w:val="single" w:sz="6" w:space="0" w:color="BFBFBF"/>
              <w:right w:val="single" w:sz="6" w:space="0" w:color="BFBFBF"/>
            </w:tcBorders>
            <w:vAlign w:val="center"/>
          </w:tcPr>
          <w:p w14:paraId="5CA18E94" w14:textId="77777777" w:rsidR="00100B45" w:rsidRDefault="00000000">
            <w:pPr>
              <w:rPr>
                <w:rFonts w:ascii="Montserrat" w:hAnsi="Montserrat"/>
                <w:sz w:val="20"/>
                <w:szCs w:val="20"/>
                <w:lang w:val="en-IN"/>
              </w:rPr>
            </w:pPr>
            <w:r>
              <w:rPr>
                <w:rFonts w:ascii="Montserrat" w:hAnsi="Montserrat"/>
                <w:sz w:val="20"/>
                <w:szCs w:val="20"/>
                <w:lang w:val="en-IN"/>
              </w:rPr>
              <w:t>INC-4; contributes CX-2, CX-4</w:t>
            </w:r>
          </w:p>
        </w:tc>
      </w:tr>
      <w:tr w:rsidR="00100B45" w14:paraId="05C3C7DB" w14:textId="77777777">
        <w:tc>
          <w:tcPr>
            <w:tcW w:w="1750" w:type="dxa"/>
            <w:tcBorders>
              <w:top w:val="single" w:sz="6" w:space="0" w:color="BFBFBF"/>
              <w:left w:val="single" w:sz="6" w:space="0" w:color="BFBFBF"/>
              <w:bottom w:val="single" w:sz="6" w:space="0" w:color="BFBFBF"/>
              <w:right w:val="single" w:sz="6" w:space="0" w:color="BFBFBF"/>
            </w:tcBorders>
            <w:vAlign w:val="center"/>
          </w:tcPr>
          <w:p w14:paraId="1F64B4A7" w14:textId="77777777" w:rsidR="00100B45" w:rsidRDefault="00000000">
            <w:pPr>
              <w:rPr>
                <w:rFonts w:ascii="Montserrat" w:hAnsi="Montserrat"/>
                <w:sz w:val="20"/>
                <w:szCs w:val="20"/>
                <w:lang w:val="en-IN"/>
              </w:rPr>
            </w:pPr>
            <w:r>
              <w:rPr>
                <w:rFonts w:ascii="Montserrat" w:hAnsi="Montserrat"/>
                <w:sz w:val="20"/>
                <w:szCs w:val="20"/>
                <w:lang w:val="en-IN"/>
              </w:rPr>
              <w:t>Cloud Engineer</w:t>
            </w:r>
          </w:p>
        </w:tc>
        <w:tc>
          <w:tcPr>
            <w:tcW w:w="620" w:type="dxa"/>
            <w:tcBorders>
              <w:top w:val="single" w:sz="6" w:space="0" w:color="BFBFBF"/>
              <w:left w:val="single" w:sz="6" w:space="0" w:color="BFBFBF"/>
              <w:bottom w:val="single" w:sz="6" w:space="0" w:color="BFBFBF"/>
              <w:right w:val="single" w:sz="6" w:space="0" w:color="BFBFBF"/>
            </w:tcBorders>
            <w:vAlign w:val="center"/>
          </w:tcPr>
          <w:p w14:paraId="7573233C" w14:textId="77777777" w:rsidR="00100B45" w:rsidRDefault="00000000">
            <w:pPr>
              <w:jc w:val="center"/>
              <w:rPr>
                <w:rFonts w:ascii="Montserrat" w:hAnsi="Montserrat"/>
                <w:sz w:val="20"/>
                <w:szCs w:val="20"/>
                <w:lang w:val="en-IN"/>
              </w:rPr>
            </w:pPr>
            <w:r>
              <w:rPr>
                <w:rFonts w:ascii="Montserrat" w:hAnsi="Montserrat"/>
                <w:sz w:val="20"/>
                <w:szCs w:val="20"/>
                <w:lang w:val="en-IN"/>
              </w:rPr>
              <w:t>1</w:t>
            </w:r>
          </w:p>
        </w:tc>
        <w:tc>
          <w:tcPr>
            <w:tcW w:w="4130" w:type="dxa"/>
            <w:tcBorders>
              <w:top w:val="single" w:sz="6" w:space="0" w:color="BFBFBF"/>
              <w:left w:val="single" w:sz="6" w:space="0" w:color="BFBFBF"/>
              <w:bottom w:val="single" w:sz="6" w:space="0" w:color="BFBFBF"/>
              <w:right w:val="single" w:sz="6" w:space="0" w:color="BFBFBF"/>
            </w:tcBorders>
            <w:vAlign w:val="center"/>
          </w:tcPr>
          <w:p w14:paraId="5D1BBA51" w14:textId="77777777" w:rsidR="00100B45" w:rsidRDefault="00000000">
            <w:pPr>
              <w:rPr>
                <w:rFonts w:ascii="Montserrat" w:hAnsi="Montserrat"/>
                <w:sz w:val="20"/>
                <w:szCs w:val="20"/>
                <w:lang w:val="en-IN"/>
              </w:rPr>
            </w:pPr>
            <w:r>
              <w:rPr>
                <w:rFonts w:ascii="Montserrat" w:hAnsi="Montserrat"/>
                <w:sz w:val="20"/>
                <w:szCs w:val="20"/>
                <w:lang w:val="en-IN"/>
              </w:rPr>
              <w:t>Terraform modules and state; Development and Production environment provisioning; CI/CD pipelines; Microsoft Entra ID and Amazon Cognito federation; security hardening and the Production promotion.</w:t>
            </w:r>
          </w:p>
        </w:tc>
        <w:tc>
          <w:tcPr>
            <w:tcW w:w="2844" w:type="dxa"/>
            <w:tcBorders>
              <w:top w:val="single" w:sz="6" w:space="0" w:color="BFBFBF"/>
              <w:left w:val="single" w:sz="6" w:space="0" w:color="BFBFBF"/>
              <w:bottom w:val="single" w:sz="6" w:space="0" w:color="BFBFBF"/>
              <w:right w:val="single" w:sz="6" w:space="0" w:color="BFBFBF"/>
            </w:tcBorders>
            <w:vAlign w:val="center"/>
          </w:tcPr>
          <w:p w14:paraId="0BC7A9A5" w14:textId="77777777" w:rsidR="00100B45" w:rsidRDefault="00000000">
            <w:pPr>
              <w:rPr>
                <w:rFonts w:ascii="Montserrat" w:hAnsi="Montserrat"/>
                <w:sz w:val="20"/>
                <w:szCs w:val="20"/>
                <w:lang w:val="en-IN"/>
              </w:rPr>
            </w:pPr>
            <w:r>
              <w:rPr>
                <w:rFonts w:ascii="Montserrat" w:hAnsi="Montserrat"/>
                <w:sz w:val="20"/>
                <w:szCs w:val="20"/>
                <w:lang w:val="en-IN"/>
              </w:rPr>
              <w:t>INC-1, INC-3, INC-8; owns CX-1</w:t>
            </w:r>
          </w:p>
        </w:tc>
      </w:tr>
    </w:tbl>
    <w:p w14:paraId="42D6D6C7" w14:textId="77777777" w:rsidR="00100B45" w:rsidRDefault="00100B45"/>
    <w:p w14:paraId="46FA6F4D" w14:textId="77777777" w:rsidR="00100B45" w:rsidRDefault="00000000">
      <w:pPr>
        <w:pStyle w:val="Heading3"/>
        <w:rPr>
          <w:rStyle w:val="SubtleEmphasis"/>
          <w:i w:val="0"/>
          <w:iCs w:val="0"/>
          <w:color w:val="auto"/>
        </w:rPr>
      </w:pPr>
      <w:r>
        <w:rPr>
          <w:rStyle w:val="SubtleEmphasis"/>
          <w:i w:val="0"/>
          <w:iCs w:val="0"/>
          <w:color w:val="auto"/>
        </w:rPr>
        <w:t>Allocation profile, ramp-up and ramp-down</w:t>
      </w:r>
    </w:p>
    <w:p w14:paraId="108CC31A" w14:textId="77777777" w:rsidR="00100B45" w:rsidRDefault="00100B45"/>
    <w:p w14:paraId="03258607" w14:textId="77777777" w:rsidR="00100B45" w:rsidRDefault="00000000">
      <w:pPr>
        <w:jc w:val="both"/>
        <w:rPr>
          <w:rFonts w:ascii="Montserrat" w:hAnsi="Montserrat"/>
          <w:sz w:val="20"/>
          <w:szCs w:val="20"/>
          <w:lang w:val="en-IN"/>
        </w:rPr>
      </w:pPr>
      <w:r>
        <w:rPr>
          <w:rFonts w:ascii="Montserrat" w:hAnsi="Montserrat"/>
          <w:sz w:val="20"/>
          <w:szCs w:val="20"/>
          <w:lang w:val="en-IN"/>
        </w:rPr>
        <w:t>Allocation is shaped to the work rather than held flat across the engagement. The profile below shows the planned allocation of each role across the increment windows. The Program Manager is a QualiZeal investment and is not billed under this SoW.</w:t>
      </w:r>
    </w:p>
    <w:p w14:paraId="51937C41" w14:textId="77777777" w:rsidR="00100B45" w:rsidRDefault="00100B45"/>
    <w:tbl>
      <w:tblPr>
        <w:tblW w:w="9344" w:type="dxa"/>
        <w:tblBorders>
          <w:top w:val="outset" w:sz="6" w:space="0" w:color="auto"/>
          <w:left w:val="outset" w:sz="6" w:space="0" w:color="auto"/>
          <w:bottom w:val="outset" w:sz="6" w:space="0" w:color="auto"/>
          <w:right w:val="outset" w:sz="6" w:space="0" w:color="auto"/>
        </w:tblBorders>
        <w:tblCellMar>
          <w:left w:w="72" w:type="dxa"/>
          <w:right w:w="72" w:type="dxa"/>
        </w:tblCellMar>
        <w:tblLook w:val="04A0" w:firstRow="1" w:lastRow="0" w:firstColumn="1" w:lastColumn="0" w:noHBand="0" w:noVBand="1"/>
      </w:tblPr>
      <w:tblGrid>
        <w:gridCol w:w="1544"/>
        <w:gridCol w:w="780"/>
        <w:gridCol w:w="780"/>
        <w:gridCol w:w="780"/>
        <w:gridCol w:w="780"/>
        <w:gridCol w:w="780"/>
        <w:gridCol w:w="780"/>
        <w:gridCol w:w="780"/>
        <w:gridCol w:w="780"/>
        <w:gridCol w:w="780"/>
        <w:gridCol w:w="780"/>
      </w:tblGrid>
      <w:tr w:rsidR="00100B45" w14:paraId="00D325DA" w14:textId="77777777">
        <w:trPr>
          <w:tblHeader/>
        </w:trPr>
        <w:tc>
          <w:tcPr>
            <w:tcW w:w="1544"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2212AEEC" w14:textId="77777777" w:rsidR="00100B45" w:rsidRDefault="00000000">
            <w:pPr>
              <w:rPr>
                <w:rFonts w:ascii="Montserrat" w:hAnsi="Montserrat"/>
                <w:sz w:val="20"/>
                <w:szCs w:val="20"/>
                <w:lang w:val="en-IN"/>
              </w:rPr>
            </w:pPr>
            <w:r>
              <w:rPr>
                <w:rFonts w:ascii="Montserrat" w:hAnsi="Montserrat"/>
                <w:b/>
                <w:bCs/>
                <w:sz w:val="20"/>
                <w:szCs w:val="20"/>
                <w:lang w:val="en-IN"/>
              </w:rPr>
              <w:t>Role</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41CD4E07" w14:textId="77777777" w:rsidR="00100B45" w:rsidRDefault="00000000">
            <w:pPr>
              <w:jc w:val="center"/>
              <w:rPr>
                <w:rFonts w:ascii="Montserrat" w:hAnsi="Montserrat"/>
                <w:sz w:val="20"/>
                <w:szCs w:val="20"/>
                <w:lang w:val="en-IN"/>
              </w:rPr>
            </w:pPr>
            <w:r>
              <w:rPr>
                <w:rFonts w:ascii="Montserrat" w:hAnsi="Montserrat"/>
                <w:b/>
                <w:bCs/>
                <w:sz w:val="20"/>
                <w:szCs w:val="20"/>
                <w:lang w:val="en-IN"/>
              </w:rPr>
              <w:t>W1–2</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7C374884" w14:textId="77777777" w:rsidR="00100B45" w:rsidRDefault="00000000">
            <w:pPr>
              <w:jc w:val="center"/>
              <w:rPr>
                <w:rFonts w:ascii="Montserrat" w:hAnsi="Montserrat"/>
                <w:sz w:val="20"/>
                <w:szCs w:val="20"/>
                <w:lang w:val="en-IN"/>
              </w:rPr>
            </w:pPr>
            <w:r>
              <w:rPr>
                <w:rFonts w:ascii="Montserrat" w:hAnsi="Montserrat"/>
                <w:b/>
                <w:bCs/>
                <w:sz w:val="20"/>
                <w:szCs w:val="20"/>
                <w:lang w:val="en-IN"/>
              </w:rPr>
              <w:t>W3–4</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FE5F852" w14:textId="77777777" w:rsidR="00100B45" w:rsidRDefault="00000000">
            <w:pPr>
              <w:jc w:val="center"/>
              <w:rPr>
                <w:rFonts w:ascii="Montserrat" w:hAnsi="Montserrat"/>
                <w:sz w:val="20"/>
                <w:szCs w:val="20"/>
                <w:lang w:val="en-IN"/>
              </w:rPr>
            </w:pPr>
            <w:r>
              <w:rPr>
                <w:rFonts w:ascii="Montserrat" w:hAnsi="Montserrat"/>
                <w:b/>
                <w:bCs/>
                <w:sz w:val="20"/>
                <w:szCs w:val="20"/>
                <w:lang w:val="en-IN"/>
              </w:rPr>
              <w:t>W5–6</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474521B" w14:textId="77777777" w:rsidR="00100B45" w:rsidRDefault="00000000">
            <w:pPr>
              <w:jc w:val="center"/>
              <w:rPr>
                <w:rFonts w:ascii="Montserrat" w:hAnsi="Montserrat"/>
                <w:sz w:val="20"/>
                <w:szCs w:val="20"/>
                <w:lang w:val="en-IN"/>
              </w:rPr>
            </w:pPr>
            <w:r>
              <w:rPr>
                <w:rFonts w:ascii="Montserrat" w:hAnsi="Montserrat"/>
                <w:b/>
                <w:bCs/>
                <w:sz w:val="20"/>
                <w:szCs w:val="20"/>
                <w:lang w:val="en-IN"/>
              </w:rPr>
              <w:t>W7–8</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5D7EBA70" w14:textId="77777777" w:rsidR="00100B45" w:rsidRDefault="00000000">
            <w:pPr>
              <w:jc w:val="center"/>
              <w:rPr>
                <w:rFonts w:ascii="Montserrat" w:hAnsi="Montserrat"/>
                <w:sz w:val="20"/>
                <w:szCs w:val="20"/>
                <w:lang w:val="en-IN"/>
              </w:rPr>
            </w:pPr>
            <w:r>
              <w:rPr>
                <w:rFonts w:ascii="Montserrat" w:hAnsi="Montserrat"/>
                <w:b/>
                <w:bCs/>
                <w:sz w:val="20"/>
                <w:szCs w:val="20"/>
                <w:lang w:val="en-IN"/>
              </w:rPr>
              <w:t>W9–11</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61C3325A" w14:textId="77777777" w:rsidR="00100B45" w:rsidRDefault="00000000">
            <w:pPr>
              <w:jc w:val="center"/>
              <w:rPr>
                <w:rFonts w:ascii="Montserrat" w:hAnsi="Montserrat"/>
                <w:sz w:val="20"/>
                <w:szCs w:val="20"/>
                <w:lang w:val="en-IN"/>
              </w:rPr>
            </w:pPr>
            <w:r>
              <w:rPr>
                <w:rFonts w:ascii="Montserrat" w:hAnsi="Montserrat"/>
                <w:b/>
                <w:bCs/>
                <w:sz w:val="20"/>
                <w:szCs w:val="20"/>
                <w:lang w:val="en-IN"/>
              </w:rPr>
              <w:t>W12–13</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186F9478" w14:textId="77777777" w:rsidR="00100B45" w:rsidRDefault="00000000">
            <w:pPr>
              <w:jc w:val="center"/>
              <w:rPr>
                <w:rFonts w:ascii="Montserrat" w:hAnsi="Montserrat"/>
                <w:sz w:val="20"/>
                <w:szCs w:val="20"/>
                <w:lang w:val="en-IN"/>
              </w:rPr>
            </w:pPr>
            <w:r>
              <w:rPr>
                <w:rFonts w:ascii="Montserrat" w:hAnsi="Montserrat"/>
                <w:b/>
                <w:bCs/>
                <w:sz w:val="20"/>
                <w:szCs w:val="20"/>
                <w:lang w:val="en-IN"/>
              </w:rPr>
              <w:t>W14–15</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0B9F770B" w14:textId="77777777" w:rsidR="00100B45" w:rsidRDefault="00000000">
            <w:pPr>
              <w:jc w:val="center"/>
              <w:rPr>
                <w:rFonts w:ascii="Montserrat" w:hAnsi="Montserrat"/>
                <w:sz w:val="20"/>
                <w:szCs w:val="20"/>
                <w:lang w:val="en-IN"/>
              </w:rPr>
            </w:pPr>
            <w:r>
              <w:rPr>
                <w:rFonts w:ascii="Montserrat" w:hAnsi="Montserrat"/>
                <w:b/>
                <w:bCs/>
                <w:sz w:val="20"/>
                <w:szCs w:val="20"/>
                <w:lang w:val="en-IN"/>
              </w:rPr>
              <w:t>W16–17</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7FA6A45A" w14:textId="77777777" w:rsidR="00100B45" w:rsidRDefault="00000000">
            <w:pPr>
              <w:jc w:val="center"/>
              <w:rPr>
                <w:rFonts w:ascii="Montserrat" w:hAnsi="Montserrat"/>
                <w:sz w:val="20"/>
                <w:szCs w:val="20"/>
                <w:lang w:val="en-IN"/>
              </w:rPr>
            </w:pPr>
            <w:r>
              <w:rPr>
                <w:rFonts w:ascii="Montserrat" w:hAnsi="Montserrat"/>
                <w:b/>
                <w:bCs/>
                <w:sz w:val="20"/>
                <w:szCs w:val="20"/>
                <w:lang w:val="en-IN"/>
              </w:rPr>
              <w:t>W18–19</w:t>
            </w:r>
          </w:p>
        </w:tc>
        <w:tc>
          <w:tcPr>
            <w:tcW w:w="780" w:type="dxa"/>
            <w:tcBorders>
              <w:top w:val="single" w:sz="6" w:space="0" w:color="BFBFBF"/>
              <w:left w:val="single" w:sz="6" w:space="0" w:color="BFBFBF"/>
              <w:bottom w:val="single" w:sz="6" w:space="0" w:color="BFBFBF"/>
              <w:right w:val="single" w:sz="6" w:space="0" w:color="BFBFBF"/>
            </w:tcBorders>
            <w:shd w:val="clear" w:color="auto" w:fill="D9E2F3"/>
            <w:vAlign w:val="center"/>
          </w:tcPr>
          <w:p w14:paraId="36FC1C36" w14:textId="77777777" w:rsidR="00100B45" w:rsidRDefault="00000000">
            <w:pPr>
              <w:jc w:val="center"/>
              <w:rPr>
                <w:rFonts w:ascii="Montserrat" w:hAnsi="Montserrat"/>
                <w:sz w:val="20"/>
                <w:szCs w:val="20"/>
                <w:lang w:val="en-IN"/>
              </w:rPr>
            </w:pPr>
            <w:r>
              <w:rPr>
                <w:rFonts w:ascii="Montserrat" w:hAnsi="Montserrat"/>
                <w:b/>
                <w:bCs/>
                <w:sz w:val="20"/>
                <w:szCs w:val="20"/>
                <w:lang w:val="en-IN"/>
              </w:rPr>
              <w:t>W20</w:t>
            </w:r>
          </w:p>
        </w:tc>
      </w:tr>
      <w:tr w:rsidR="00100B45" w14:paraId="02819E06" w14:textId="77777777">
        <w:tc>
          <w:tcPr>
            <w:tcW w:w="1544" w:type="dxa"/>
            <w:tcBorders>
              <w:top w:val="single" w:sz="6" w:space="0" w:color="BFBFBF"/>
              <w:left w:val="single" w:sz="6" w:space="0" w:color="BFBFBF"/>
              <w:bottom w:val="single" w:sz="6" w:space="0" w:color="BFBFBF"/>
              <w:right w:val="single" w:sz="6" w:space="0" w:color="BFBFBF"/>
            </w:tcBorders>
            <w:vAlign w:val="center"/>
          </w:tcPr>
          <w:p w14:paraId="3F5FD4B1" w14:textId="77777777" w:rsidR="00100B45" w:rsidRDefault="00000000">
            <w:pPr>
              <w:rPr>
                <w:rFonts w:ascii="Montserrat" w:hAnsi="Montserrat"/>
                <w:sz w:val="20"/>
                <w:szCs w:val="20"/>
                <w:lang w:val="en-IN"/>
              </w:rPr>
            </w:pPr>
            <w:r>
              <w:rPr>
                <w:rFonts w:ascii="Montserrat" w:hAnsi="Montserrat"/>
                <w:sz w:val="20"/>
                <w:szCs w:val="20"/>
                <w:lang w:val="en-IN"/>
              </w:rPr>
              <w:t>AI Architect</w:t>
            </w:r>
          </w:p>
        </w:tc>
        <w:tc>
          <w:tcPr>
            <w:tcW w:w="780" w:type="dxa"/>
            <w:tcBorders>
              <w:top w:val="single" w:sz="6" w:space="0" w:color="BFBFBF"/>
              <w:left w:val="single" w:sz="6" w:space="0" w:color="BFBFBF"/>
              <w:bottom w:val="single" w:sz="6" w:space="0" w:color="BFBFBF"/>
              <w:right w:val="single" w:sz="6" w:space="0" w:color="BFBFBF"/>
            </w:tcBorders>
            <w:vAlign w:val="center"/>
          </w:tcPr>
          <w:p w14:paraId="5A6F627E"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7E22590E"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06BF73C3"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79C8B51C"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23D8F8FF"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55D511FF"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6A2048CA"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73954F76"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42165927"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6E670D99" w14:textId="77777777" w:rsidR="00100B45" w:rsidRDefault="00000000">
            <w:pPr>
              <w:jc w:val="center"/>
              <w:rPr>
                <w:rFonts w:ascii="Montserrat" w:hAnsi="Montserrat"/>
                <w:sz w:val="20"/>
                <w:szCs w:val="20"/>
                <w:lang w:val="en-IN"/>
              </w:rPr>
            </w:pPr>
            <w:r>
              <w:rPr>
                <w:rFonts w:ascii="Montserrat" w:hAnsi="Montserrat"/>
                <w:sz w:val="20"/>
                <w:szCs w:val="20"/>
                <w:lang w:val="en-IN"/>
              </w:rPr>
              <w:t>60%</w:t>
            </w:r>
          </w:p>
        </w:tc>
      </w:tr>
      <w:tr w:rsidR="00100B45" w14:paraId="04218C23" w14:textId="77777777">
        <w:tc>
          <w:tcPr>
            <w:tcW w:w="1544" w:type="dxa"/>
            <w:tcBorders>
              <w:top w:val="single" w:sz="6" w:space="0" w:color="BFBFBF"/>
              <w:left w:val="single" w:sz="6" w:space="0" w:color="BFBFBF"/>
              <w:bottom w:val="single" w:sz="6" w:space="0" w:color="BFBFBF"/>
              <w:right w:val="single" w:sz="6" w:space="0" w:color="BFBFBF"/>
            </w:tcBorders>
            <w:vAlign w:val="center"/>
          </w:tcPr>
          <w:p w14:paraId="4197EDF9" w14:textId="77777777" w:rsidR="00100B45" w:rsidRDefault="00000000">
            <w:pPr>
              <w:rPr>
                <w:rFonts w:ascii="Montserrat" w:hAnsi="Montserrat"/>
                <w:sz w:val="20"/>
                <w:szCs w:val="20"/>
                <w:lang w:val="en-IN"/>
              </w:rPr>
            </w:pPr>
            <w:r>
              <w:rPr>
                <w:rFonts w:ascii="Montserrat" w:hAnsi="Montserrat"/>
                <w:sz w:val="20"/>
                <w:szCs w:val="20"/>
                <w:lang w:val="en-IN"/>
              </w:rPr>
              <w:t>AI/ML Engineer 1</w:t>
            </w:r>
          </w:p>
        </w:tc>
        <w:tc>
          <w:tcPr>
            <w:tcW w:w="780" w:type="dxa"/>
            <w:tcBorders>
              <w:top w:val="single" w:sz="6" w:space="0" w:color="BFBFBF"/>
              <w:left w:val="single" w:sz="6" w:space="0" w:color="BFBFBF"/>
              <w:bottom w:val="single" w:sz="6" w:space="0" w:color="BFBFBF"/>
              <w:right w:val="single" w:sz="6" w:space="0" w:color="BFBFBF"/>
            </w:tcBorders>
            <w:vAlign w:val="center"/>
          </w:tcPr>
          <w:p w14:paraId="7C914039"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6B59C896"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6E710253"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00731049"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594463CF"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2FB5EB3F"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710E962B"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57A3D7FF"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43A22C86"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3F92F72F"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r>
      <w:tr w:rsidR="00100B45" w14:paraId="5AD0F377" w14:textId="77777777">
        <w:tc>
          <w:tcPr>
            <w:tcW w:w="1544" w:type="dxa"/>
            <w:tcBorders>
              <w:top w:val="single" w:sz="6" w:space="0" w:color="BFBFBF"/>
              <w:left w:val="single" w:sz="6" w:space="0" w:color="BFBFBF"/>
              <w:bottom w:val="single" w:sz="6" w:space="0" w:color="BFBFBF"/>
              <w:right w:val="single" w:sz="6" w:space="0" w:color="BFBFBF"/>
            </w:tcBorders>
            <w:vAlign w:val="center"/>
          </w:tcPr>
          <w:p w14:paraId="1609C7D3" w14:textId="77777777" w:rsidR="00100B45" w:rsidRDefault="00000000">
            <w:pPr>
              <w:rPr>
                <w:rFonts w:ascii="Montserrat" w:hAnsi="Montserrat"/>
                <w:sz w:val="20"/>
                <w:szCs w:val="20"/>
                <w:lang w:val="en-IN"/>
              </w:rPr>
            </w:pPr>
            <w:r>
              <w:rPr>
                <w:rFonts w:ascii="Montserrat" w:hAnsi="Montserrat"/>
                <w:sz w:val="20"/>
                <w:szCs w:val="20"/>
                <w:lang w:val="en-IN"/>
              </w:rPr>
              <w:t>AI/ML Engineer 2</w:t>
            </w:r>
          </w:p>
        </w:tc>
        <w:tc>
          <w:tcPr>
            <w:tcW w:w="780" w:type="dxa"/>
            <w:tcBorders>
              <w:top w:val="single" w:sz="6" w:space="0" w:color="BFBFBF"/>
              <w:left w:val="single" w:sz="6" w:space="0" w:color="BFBFBF"/>
              <w:bottom w:val="single" w:sz="6" w:space="0" w:color="BFBFBF"/>
              <w:right w:val="single" w:sz="6" w:space="0" w:color="BFBFBF"/>
            </w:tcBorders>
            <w:vAlign w:val="center"/>
          </w:tcPr>
          <w:p w14:paraId="1043AA78"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0EEF75A5"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1380E953"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5383D956"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04359D53"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17E12DE8"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34AACBF6"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175F7C6E"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45353631" w14:textId="77777777" w:rsidR="00100B45" w:rsidRDefault="00000000">
            <w:pPr>
              <w:jc w:val="center"/>
              <w:rPr>
                <w:rFonts w:ascii="Montserrat" w:hAnsi="Montserrat"/>
                <w:sz w:val="20"/>
                <w:szCs w:val="20"/>
                <w:lang w:val="en-IN"/>
              </w:rPr>
            </w:pPr>
            <w:r>
              <w:rPr>
                <w:rFonts w:ascii="Montserrat" w:hAnsi="Montserrat"/>
                <w:sz w:val="20"/>
                <w:szCs w:val="20"/>
                <w:lang w:val="en-IN"/>
              </w:rPr>
              <w:t>80%</w:t>
            </w:r>
          </w:p>
        </w:tc>
        <w:tc>
          <w:tcPr>
            <w:tcW w:w="780" w:type="dxa"/>
            <w:tcBorders>
              <w:top w:val="single" w:sz="6" w:space="0" w:color="BFBFBF"/>
              <w:left w:val="single" w:sz="6" w:space="0" w:color="BFBFBF"/>
              <w:bottom w:val="single" w:sz="6" w:space="0" w:color="BFBFBF"/>
              <w:right w:val="single" w:sz="6" w:space="0" w:color="BFBFBF"/>
            </w:tcBorders>
            <w:vAlign w:val="center"/>
          </w:tcPr>
          <w:p w14:paraId="256CD26A"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r>
      <w:tr w:rsidR="00100B45" w14:paraId="4D8B932C" w14:textId="77777777">
        <w:tc>
          <w:tcPr>
            <w:tcW w:w="1544" w:type="dxa"/>
            <w:tcBorders>
              <w:top w:val="single" w:sz="6" w:space="0" w:color="BFBFBF"/>
              <w:left w:val="single" w:sz="6" w:space="0" w:color="BFBFBF"/>
              <w:bottom w:val="single" w:sz="6" w:space="0" w:color="BFBFBF"/>
              <w:right w:val="single" w:sz="6" w:space="0" w:color="BFBFBF"/>
            </w:tcBorders>
            <w:vAlign w:val="center"/>
          </w:tcPr>
          <w:p w14:paraId="1D18F699" w14:textId="77777777" w:rsidR="00100B45" w:rsidRDefault="00000000">
            <w:pPr>
              <w:rPr>
                <w:rFonts w:ascii="Montserrat" w:hAnsi="Montserrat"/>
                <w:sz w:val="20"/>
                <w:szCs w:val="20"/>
                <w:lang w:val="en-IN"/>
              </w:rPr>
            </w:pPr>
            <w:r>
              <w:rPr>
                <w:rFonts w:ascii="Montserrat" w:hAnsi="Montserrat"/>
                <w:sz w:val="20"/>
                <w:szCs w:val="20"/>
                <w:lang w:val="en-IN"/>
              </w:rPr>
              <w:t>AI/ML Engineer 3</w:t>
            </w:r>
          </w:p>
        </w:tc>
        <w:tc>
          <w:tcPr>
            <w:tcW w:w="780" w:type="dxa"/>
            <w:tcBorders>
              <w:top w:val="single" w:sz="6" w:space="0" w:color="BFBFBF"/>
              <w:left w:val="single" w:sz="6" w:space="0" w:color="BFBFBF"/>
              <w:bottom w:val="single" w:sz="6" w:space="0" w:color="BFBFBF"/>
              <w:right w:val="single" w:sz="6" w:space="0" w:color="BFBFBF"/>
            </w:tcBorders>
            <w:vAlign w:val="center"/>
          </w:tcPr>
          <w:p w14:paraId="61B9014E"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1173F03F"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27D44B5F"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165C54FB"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6F34D003"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581CF115"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6959A558"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2F28FE55"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52B1C2CB"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088ABD44"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r>
      <w:tr w:rsidR="00100B45" w14:paraId="165388C3" w14:textId="77777777">
        <w:tc>
          <w:tcPr>
            <w:tcW w:w="1544" w:type="dxa"/>
            <w:tcBorders>
              <w:top w:val="single" w:sz="6" w:space="0" w:color="BFBFBF"/>
              <w:left w:val="single" w:sz="6" w:space="0" w:color="BFBFBF"/>
              <w:bottom w:val="single" w:sz="6" w:space="0" w:color="BFBFBF"/>
              <w:right w:val="single" w:sz="6" w:space="0" w:color="BFBFBF"/>
            </w:tcBorders>
            <w:vAlign w:val="center"/>
          </w:tcPr>
          <w:p w14:paraId="7E99E509" w14:textId="77777777" w:rsidR="00100B45" w:rsidRDefault="00000000">
            <w:pPr>
              <w:rPr>
                <w:rFonts w:ascii="Montserrat" w:hAnsi="Montserrat"/>
                <w:sz w:val="20"/>
                <w:szCs w:val="20"/>
                <w:lang w:val="en-IN"/>
              </w:rPr>
            </w:pPr>
            <w:r>
              <w:rPr>
                <w:rFonts w:ascii="Montserrat" w:hAnsi="Montserrat"/>
                <w:sz w:val="20"/>
                <w:szCs w:val="20"/>
                <w:lang w:val="en-IN"/>
              </w:rPr>
              <w:t>Data Engineer</w:t>
            </w:r>
          </w:p>
        </w:tc>
        <w:tc>
          <w:tcPr>
            <w:tcW w:w="780" w:type="dxa"/>
            <w:tcBorders>
              <w:top w:val="single" w:sz="6" w:space="0" w:color="BFBFBF"/>
              <w:left w:val="single" w:sz="6" w:space="0" w:color="BFBFBF"/>
              <w:bottom w:val="single" w:sz="6" w:space="0" w:color="BFBFBF"/>
              <w:right w:val="single" w:sz="6" w:space="0" w:color="BFBFBF"/>
            </w:tcBorders>
            <w:vAlign w:val="center"/>
          </w:tcPr>
          <w:p w14:paraId="70F4733E"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6CF5FDCB"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341640B8"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54BDA2F1"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0A20D810"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290D8F7E"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084698AA" w14:textId="77777777" w:rsidR="00100B45" w:rsidRDefault="00000000">
            <w:pPr>
              <w:jc w:val="center"/>
              <w:rPr>
                <w:rFonts w:ascii="Montserrat" w:hAnsi="Montserrat"/>
                <w:sz w:val="20"/>
                <w:szCs w:val="20"/>
                <w:lang w:val="en-IN"/>
              </w:rPr>
            </w:pPr>
            <w:r>
              <w:rPr>
                <w:rFonts w:ascii="Montserrat" w:hAnsi="Montserrat"/>
                <w:sz w:val="20"/>
                <w:szCs w:val="20"/>
                <w:lang w:val="en-IN"/>
              </w:rPr>
              <w:t>80%</w:t>
            </w:r>
          </w:p>
        </w:tc>
        <w:tc>
          <w:tcPr>
            <w:tcW w:w="780" w:type="dxa"/>
            <w:tcBorders>
              <w:top w:val="single" w:sz="6" w:space="0" w:color="BFBFBF"/>
              <w:left w:val="single" w:sz="6" w:space="0" w:color="BFBFBF"/>
              <w:bottom w:val="single" w:sz="6" w:space="0" w:color="BFBFBF"/>
              <w:right w:val="single" w:sz="6" w:space="0" w:color="BFBFBF"/>
            </w:tcBorders>
            <w:vAlign w:val="center"/>
          </w:tcPr>
          <w:p w14:paraId="175B549A" w14:textId="77777777" w:rsidR="00100B45" w:rsidRDefault="00000000">
            <w:pPr>
              <w:jc w:val="center"/>
              <w:rPr>
                <w:rFonts w:ascii="Montserrat" w:hAnsi="Montserrat"/>
                <w:sz w:val="20"/>
                <w:szCs w:val="20"/>
                <w:lang w:val="en-IN"/>
              </w:rPr>
            </w:pPr>
            <w:r>
              <w:rPr>
                <w:rFonts w:ascii="Montserrat" w:hAnsi="Montserrat"/>
                <w:sz w:val="20"/>
                <w:szCs w:val="20"/>
                <w:lang w:val="en-IN"/>
              </w:rPr>
              <w:t>60%</w:t>
            </w:r>
          </w:p>
        </w:tc>
        <w:tc>
          <w:tcPr>
            <w:tcW w:w="780" w:type="dxa"/>
            <w:tcBorders>
              <w:top w:val="single" w:sz="6" w:space="0" w:color="BFBFBF"/>
              <w:left w:val="single" w:sz="6" w:space="0" w:color="BFBFBF"/>
              <w:bottom w:val="single" w:sz="6" w:space="0" w:color="BFBFBF"/>
              <w:right w:val="single" w:sz="6" w:space="0" w:color="BFBFBF"/>
            </w:tcBorders>
            <w:vAlign w:val="center"/>
          </w:tcPr>
          <w:p w14:paraId="25C95D2E"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39088142"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r>
      <w:tr w:rsidR="00100B45" w14:paraId="74C15DF5" w14:textId="77777777">
        <w:tc>
          <w:tcPr>
            <w:tcW w:w="1544" w:type="dxa"/>
            <w:tcBorders>
              <w:top w:val="single" w:sz="6" w:space="0" w:color="BFBFBF"/>
              <w:left w:val="single" w:sz="6" w:space="0" w:color="BFBFBF"/>
              <w:bottom w:val="single" w:sz="6" w:space="0" w:color="BFBFBF"/>
              <w:right w:val="single" w:sz="6" w:space="0" w:color="BFBFBF"/>
            </w:tcBorders>
            <w:vAlign w:val="center"/>
          </w:tcPr>
          <w:p w14:paraId="1DB254C4" w14:textId="77777777" w:rsidR="00100B45" w:rsidRDefault="00000000">
            <w:pPr>
              <w:rPr>
                <w:rFonts w:ascii="Montserrat" w:hAnsi="Montserrat"/>
                <w:sz w:val="20"/>
                <w:szCs w:val="20"/>
                <w:lang w:val="en-IN"/>
              </w:rPr>
            </w:pPr>
            <w:r>
              <w:rPr>
                <w:rFonts w:ascii="Montserrat" w:hAnsi="Montserrat"/>
                <w:sz w:val="20"/>
                <w:szCs w:val="20"/>
                <w:lang w:val="en-IN"/>
              </w:rPr>
              <w:t>Cloud Engineer</w:t>
            </w:r>
          </w:p>
        </w:tc>
        <w:tc>
          <w:tcPr>
            <w:tcW w:w="780" w:type="dxa"/>
            <w:tcBorders>
              <w:top w:val="single" w:sz="6" w:space="0" w:color="BFBFBF"/>
              <w:left w:val="single" w:sz="6" w:space="0" w:color="BFBFBF"/>
              <w:bottom w:val="single" w:sz="6" w:space="0" w:color="BFBFBF"/>
              <w:right w:val="single" w:sz="6" w:space="0" w:color="BFBFBF"/>
            </w:tcBorders>
            <w:vAlign w:val="center"/>
          </w:tcPr>
          <w:p w14:paraId="5D6AB852"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622E08D0"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1B150A67" w14:textId="77777777" w:rsidR="00100B45" w:rsidRDefault="00000000">
            <w:pPr>
              <w:jc w:val="center"/>
              <w:rPr>
                <w:rFonts w:ascii="Montserrat" w:hAnsi="Montserrat"/>
                <w:sz w:val="20"/>
                <w:szCs w:val="20"/>
                <w:lang w:val="en-IN"/>
              </w:rPr>
            </w:pPr>
            <w:r>
              <w:rPr>
                <w:rFonts w:ascii="Montserrat" w:hAnsi="Montserrat"/>
                <w:sz w:val="20"/>
                <w:szCs w:val="20"/>
                <w:lang w:val="en-IN"/>
              </w:rPr>
              <w:t>80%</w:t>
            </w:r>
          </w:p>
        </w:tc>
        <w:tc>
          <w:tcPr>
            <w:tcW w:w="780" w:type="dxa"/>
            <w:tcBorders>
              <w:top w:val="single" w:sz="6" w:space="0" w:color="BFBFBF"/>
              <w:left w:val="single" w:sz="6" w:space="0" w:color="BFBFBF"/>
              <w:bottom w:val="single" w:sz="6" w:space="0" w:color="BFBFBF"/>
              <w:right w:val="single" w:sz="6" w:space="0" w:color="BFBFBF"/>
            </w:tcBorders>
            <w:vAlign w:val="center"/>
          </w:tcPr>
          <w:p w14:paraId="113CC80B" w14:textId="77777777" w:rsidR="00100B45" w:rsidRDefault="00000000">
            <w:pPr>
              <w:jc w:val="center"/>
              <w:rPr>
                <w:rFonts w:ascii="Montserrat" w:hAnsi="Montserrat"/>
                <w:sz w:val="20"/>
                <w:szCs w:val="20"/>
                <w:lang w:val="en-IN"/>
              </w:rPr>
            </w:pPr>
            <w:r>
              <w:rPr>
                <w:rFonts w:ascii="Montserrat" w:hAnsi="Montserrat"/>
                <w:sz w:val="20"/>
                <w:szCs w:val="20"/>
                <w:lang w:val="en-IN"/>
              </w:rPr>
              <w:t>60%</w:t>
            </w:r>
          </w:p>
        </w:tc>
        <w:tc>
          <w:tcPr>
            <w:tcW w:w="780" w:type="dxa"/>
            <w:tcBorders>
              <w:top w:val="single" w:sz="6" w:space="0" w:color="BFBFBF"/>
              <w:left w:val="single" w:sz="6" w:space="0" w:color="BFBFBF"/>
              <w:bottom w:val="single" w:sz="6" w:space="0" w:color="BFBFBF"/>
              <w:right w:val="single" w:sz="6" w:space="0" w:color="BFBFBF"/>
            </w:tcBorders>
            <w:vAlign w:val="center"/>
          </w:tcPr>
          <w:p w14:paraId="63D3116E" w14:textId="77777777" w:rsidR="00100B45" w:rsidRDefault="00000000">
            <w:pPr>
              <w:jc w:val="center"/>
              <w:rPr>
                <w:rFonts w:ascii="Montserrat" w:hAnsi="Montserrat"/>
                <w:sz w:val="20"/>
                <w:szCs w:val="20"/>
                <w:lang w:val="en-IN"/>
              </w:rPr>
            </w:pPr>
            <w:r>
              <w:rPr>
                <w:rFonts w:ascii="Montserrat" w:hAnsi="Montserrat"/>
                <w:sz w:val="20"/>
                <w:szCs w:val="20"/>
                <w:lang w:val="en-IN"/>
              </w:rPr>
              <w:t>60%</w:t>
            </w:r>
          </w:p>
        </w:tc>
        <w:tc>
          <w:tcPr>
            <w:tcW w:w="780" w:type="dxa"/>
            <w:tcBorders>
              <w:top w:val="single" w:sz="6" w:space="0" w:color="BFBFBF"/>
              <w:left w:val="single" w:sz="6" w:space="0" w:color="BFBFBF"/>
              <w:bottom w:val="single" w:sz="6" w:space="0" w:color="BFBFBF"/>
              <w:right w:val="single" w:sz="6" w:space="0" w:color="BFBFBF"/>
            </w:tcBorders>
            <w:vAlign w:val="center"/>
          </w:tcPr>
          <w:p w14:paraId="33509515"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35742497" w14:textId="77777777" w:rsidR="00100B45" w:rsidRDefault="00000000">
            <w:pPr>
              <w:jc w:val="center"/>
              <w:rPr>
                <w:rFonts w:ascii="Montserrat" w:hAnsi="Montserrat"/>
                <w:sz w:val="20"/>
                <w:szCs w:val="20"/>
                <w:lang w:val="en-IN"/>
              </w:rPr>
            </w:pPr>
            <w:r>
              <w:rPr>
                <w:rFonts w:ascii="Montserrat" w:hAnsi="Montserrat"/>
                <w:sz w:val="20"/>
                <w:szCs w:val="20"/>
                <w:lang w:val="en-IN"/>
              </w:rPr>
              <w:t>50%</w:t>
            </w:r>
          </w:p>
        </w:tc>
        <w:tc>
          <w:tcPr>
            <w:tcW w:w="780" w:type="dxa"/>
            <w:tcBorders>
              <w:top w:val="single" w:sz="6" w:space="0" w:color="BFBFBF"/>
              <w:left w:val="single" w:sz="6" w:space="0" w:color="BFBFBF"/>
              <w:bottom w:val="single" w:sz="6" w:space="0" w:color="BFBFBF"/>
              <w:right w:val="single" w:sz="6" w:space="0" w:color="BFBFBF"/>
            </w:tcBorders>
            <w:vAlign w:val="center"/>
          </w:tcPr>
          <w:p w14:paraId="43AC8627" w14:textId="77777777" w:rsidR="00100B45" w:rsidRDefault="00000000">
            <w:pPr>
              <w:jc w:val="center"/>
              <w:rPr>
                <w:rFonts w:ascii="Montserrat" w:hAnsi="Montserrat"/>
                <w:sz w:val="20"/>
                <w:szCs w:val="20"/>
                <w:lang w:val="en-IN"/>
              </w:rPr>
            </w:pPr>
            <w:r>
              <w:rPr>
                <w:rFonts w:ascii="Montserrat" w:hAnsi="Montserrat"/>
                <w:sz w:val="20"/>
                <w:szCs w:val="20"/>
                <w:lang w:val="en-IN"/>
              </w:rPr>
              <w:t>80%</w:t>
            </w:r>
          </w:p>
        </w:tc>
        <w:tc>
          <w:tcPr>
            <w:tcW w:w="780" w:type="dxa"/>
            <w:tcBorders>
              <w:top w:val="single" w:sz="6" w:space="0" w:color="BFBFBF"/>
              <w:left w:val="single" w:sz="6" w:space="0" w:color="BFBFBF"/>
              <w:bottom w:val="single" w:sz="6" w:space="0" w:color="BFBFBF"/>
              <w:right w:val="single" w:sz="6" w:space="0" w:color="BFBFBF"/>
            </w:tcBorders>
            <w:vAlign w:val="center"/>
          </w:tcPr>
          <w:p w14:paraId="4CA36314" w14:textId="77777777" w:rsidR="00100B45" w:rsidRDefault="00000000">
            <w:pPr>
              <w:jc w:val="center"/>
              <w:rPr>
                <w:rFonts w:ascii="Montserrat" w:hAnsi="Montserrat"/>
                <w:sz w:val="20"/>
                <w:szCs w:val="20"/>
                <w:lang w:val="en-IN"/>
              </w:rPr>
            </w:pPr>
            <w:r>
              <w:rPr>
                <w:rFonts w:ascii="Montserrat" w:hAnsi="Montserrat"/>
                <w:sz w:val="20"/>
                <w:szCs w:val="20"/>
                <w:lang w:val="en-IN"/>
              </w:rPr>
              <w:t>100%</w:t>
            </w:r>
          </w:p>
        </w:tc>
        <w:tc>
          <w:tcPr>
            <w:tcW w:w="780" w:type="dxa"/>
            <w:tcBorders>
              <w:top w:val="single" w:sz="6" w:space="0" w:color="BFBFBF"/>
              <w:left w:val="single" w:sz="6" w:space="0" w:color="BFBFBF"/>
              <w:bottom w:val="single" w:sz="6" w:space="0" w:color="BFBFBF"/>
              <w:right w:val="single" w:sz="6" w:space="0" w:color="BFBFBF"/>
            </w:tcBorders>
            <w:vAlign w:val="center"/>
          </w:tcPr>
          <w:p w14:paraId="331CD919" w14:textId="77777777" w:rsidR="00100B45" w:rsidRDefault="00000000">
            <w:pPr>
              <w:jc w:val="center"/>
              <w:rPr>
                <w:rFonts w:ascii="Montserrat" w:hAnsi="Montserrat"/>
                <w:sz w:val="20"/>
                <w:szCs w:val="20"/>
                <w:lang w:val="en-IN"/>
              </w:rPr>
            </w:pPr>
            <w:r>
              <w:rPr>
                <w:rFonts w:ascii="Montserrat" w:hAnsi="Montserrat"/>
                <w:sz w:val="20"/>
                <w:szCs w:val="20"/>
                <w:lang w:val="en-IN"/>
              </w:rPr>
              <w:t>80%</w:t>
            </w:r>
          </w:p>
        </w:tc>
      </w:tr>
      <w:tr w:rsidR="00100B45" w14:paraId="0E57B4E2" w14:textId="77777777">
        <w:tc>
          <w:tcPr>
            <w:tcW w:w="1544" w:type="dxa"/>
            <w:tcBorders>
              <w:top w:val="single" w:sz="6" w:space="0" w:color="BFBFBF"/>
              <w:left w:val="single" w:sz="6" w:space="0" w:color="BFBFBF"/>
              <w:bottom w:val="single" w:sz="6" w:space="0" w:color="BFBFBF"/>
              <w:right w:val="single" w:sz="6" w:space="0" w:color="BFBFBF"/>
            </w:tcBorders>
            <w:vAlign w:val="center"/>
          </w:tcPr>
          <w:p w14:paraId="393E83F4" w14:textId="77777777" w:rsidR="00100B45" w:rsidRDefault="00000000">
            <w:pPr>
              <w:rPr>
                <w:rFonts w:ascii="Montserrat" w:hAnsi="Montserrat"/>
                <w:sz w:val="20"/>
                <w:szCs w:val="20"/>
                <w:lang w:val="en-IN"/>
              </w:rPr>
            </w:pPr>
            <w:r>
              <w:rPr>
                <w:rFonts w:ascii="Montserrat" w:hAnsi="Montserrat"/>
                <w:sz w:val="20"/>
                <w:szCs w:val="20"/>
                <w:lang w:val="en-IN"/>
              </w:rPr>
              <w:t>Program Manager</w:t>
            </w:r>
          </w:p>
        </w:tc>
        <w:tc>
          <w:tcPr>
            <w:tcW w:w="780" w:type="dxa"/>
            <w:tcBorders>
              <w:top w:val="single" w:sz="6" w:space="0" w:color="BFBFBF"/>
              <w:left w:val="single" w:sz="6" w:space="0" w:color="BFBFBF"/>
              <w:bottom w:val="single" w:sz="6" w:space="0" w:color="BFBFBF"/>
              <w:right w:val="single" w:sz="6" w:space="0" w:color="BFBFBF"/>
            </w:tcBorders>
            <w:vAlign w:val="center"/>
          </w:tcPr>
          <w:p w14:paraId="2E58FC89"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26DCE5E5"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036C38AB"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69C6AD9E"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05FF7AC4"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3515680D"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11459311"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3527AC92"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4E143C1F"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c>
          <w:tcPr>
            <w:tcW w:w="780" w:type="dxa"/>
            <w:tcBorders>
              <w:top w:val="single" w:sz="6" w:space="0" w:color="BFBFBF"/>
              <w:left w:val="single" w:sz="6" w:space="0" w:color="BFBFBF"/>
              <w:bottom w:val="single" w:sz="6" w:space="0" w:color="BFBFBF"/>
              <w:right w:val="single" w:sz="6" w:space="0" w:color="BFBFBF"/>
            </w:tcBorders>
            <w:vAlign w:val="center"/>
          </w:tcPr>
          <w:p w14:paraId="79535E5B" w14:textId="77777777" w:rsidR="00100B45" w:rsidRDefault="00000000">
            <w:pPr>
              <w:jc w:val="center"/>
              <w:rPr>
                <w:rFonts w:ascii="Montserrat" w:hAnsi="Montserrat"/>
                <w:sz w:val="20"/>
                <w:szCs w:val="20"/>
                <w:lang w:val="en-IN"/>
              </w:rPr>
            </w:pPr>
            <w:r>
              <w:rPr>
                <w:rFonts w:ascii="Montserrat" w:hAnsi="Montserrat"/>
                <w:sz w:val="20"/>
                <w:szCs w:val="20"/>
                <w:lang w:val="en-IN"/>
              </w:rPr>
              <w:t>30%</w:t>
            </w:r>
          </w:p>
        </w:tc>
      </w:tr>
    </w:tbl>
    <w:p w14:paraId="55C30443" w14:textId="77777777" w:rsidR="00100B45" w:rsidRDefault="00100B45"/>
    <w:p w14:paraId="35876717"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Ramp-up. </w:t>
      </w:r>
      <w:r>
        <w:rPr>
          <w:rFonts w:ascii="Montserrat" w:hAnsi="Montserrat"/>
          <w:sz w:val="20"/>
          <w:szCs w:val="20"/>
          <w:lang w:val="en-IN"/>
        </w:rPr>
        <w:t>QualiZeal requires 2 weeks’ notice from the date of signature to board the team. The AI Architect, Cloud Engineer and AI/ML Engineer 1 are engaged at full allocation from Week 1, because the architecture decisions and the environment investigation determine the shape of everything that follows. AI/ML Engineers 2 and 3 and the Data Engineer join at partial allocation in Weeks 1 to 2 to absorb context, and move to full allocation from Week 3 when build starts.</w:t>
      </w:r>
    </w:p>
    <w:p w14:paraId="268AB4A6"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Ramp-down. </w:t>
      </w:r>
      <w:r>
        <w:rPr>
          <w:rFonts w:ascii="Montserrat" w:hAnsi="Montserrat"/>
          <w:sz w:val="20"/>
          <w:szCs w:val="20"/>
          <w:lang w:val="en-IN"/>
        </w:rPr>
        <w:t>The Cloud Engineer steps down from Week 5 once the Development environment and CI/CD are stable, and returns to full allocation for Weeks 18 to 19 for hardening and the Production promotion. The Data Engineer steps down from Week 14, once version governance is complete, and holds a reduced allocation through acceptance to support evaluation findings. AI/ML Engineer 2 steps down from Week 18. The AI Architect returns to a higher allocation for acceptance and handover. QualiZeal will confirm each step-</w:t>
      </w:r>
      <w:r>
        <w:rPr>
          <w:rFonts w:ascii="Montserrat" w:hAnsi="Montserrat"/>
          <w:sz w:val="20"/>
          <w:szCs w:val="20"/>
          <w:lang w:val="en-IN"/>
        </w:rPr>
        <w:lastRenderedPageBreak/>
        <w:t>down point to Nova 30 days in advance, in line with the notice period in Section 4.2, and the Weeks 18 to 20 profile will be confirmed at the INC-6 demonstration in Week 15.</w:t>
      </w:r>
    </w:p>
    <w:p w14:paraId="32410F3C"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Continuity and complexity reserve. </w:t>
      </w:r>
      <w:r>
        <w:rPr>
          <w:rFonts w:ascii="Montserrat" w:hAnsi="Montserrat"/>
          <w:sz w:val="20"/>
          <w:szCs w:val="20"/>
          <w:lang w:val="en-IN"/>
        </w:rPr>
        <w:t>The AI Architect and AI/ML Engineer 1 are engaged across the full 20 weeks so that no phase transition depends on a single handover. Any replacement of a team member carries a one-week overlap at QualiZeal’s cost. The difference between this shaped profile and a flat full-team allocation is retained as the complexity reserve described in Section 3.3.5, and is released by the AI Architect against the CX-1 to CX-4 decision gates. It is not released for scope beyond that committed in Section 2.1.</w:t>
      </w:r>
    </w:p>
    <w:p w14:paraId="04F23CDA" w14:textId="77777777" w:rsidR="00100B45" w:rsidRDefault="00100B45"/>
    <w:p w14:paraId="5C1538AE"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Working model. </w:t>
      </w:r>
      <w:r>
        <w:rPr>
          <w:rFonts w:ascii="Montserrat" w:hAnsi="Montserrat"/>
          <w:sz w:val="20"/>
          <w:szCs w:val="20"/>
          <w:lang w:val="en-IN"/>
        </w:rPr>
        <w:t>The team operates from offshore with a daily overlap into US Eastern hours, extended during demonstration weeks and during the acceptance period. Demonstrations are scheduled within the overlap window. A single QualiZeal point of contact mirrors the Nova single point of contact required under Section 5.3.</w:t>
      </w:r>
    </w:p>
    <w:p w14:paraId="352C61F9" w14:textId="77777777" w:rsidR="00100B45" w:rsidRDefault="00100B45"/>
    <w:p w14:paraId="7695FC40" w14:textId="5FC1A6DE" w:rsidR="005E5515" w:rsidRPr="005E1040" w:rsidRDefault="005E5515" w:rsidP="002F628E">
      <w:pPr>
        <w:pStyle w:val="Heading2"/>
        <w:rPr>
          <w:rStyle w:val="SubtleEmphasis"/>
          <w:i w:val="0"/>
          <w:iCs w:val="0"/>
          <w:color w:val="auto"/>
        </w:rPr>
      </w:pPr>
      <w:bookmarkStart w:id="118" w:name="_Toc220406737"/>
      <w:bookmarkStart w:id="119" w:name="_Toc220406785"/>
      <w:bookmarkStart w:id="120" w:name="_Toc238030434"/>
      <w:bookmarkEnd w:id="118"/>
      <w:bookmarkEnd w:id="119"/>
      <w:r>
        <w:rPr>
          <w:rStyle w:val="SubtleEmphasis"/>
          <w:i w:val="0"/>
          <w:iCs w:val="0"/>
          <w:color w:val="auto"/>
        </w:rPr>
        <w:t>Escalation Matrix</w:t>
      </w:r>
      <w:bookmarkEnd w:id="120"/>
    </w:p>
    <w:p w14:paraId="72FB2373" w14:textId="77777777" w:rsidR="005E5515" w:rsidRPr="00C02C4C" w:rsidRDefault="005E5515" w:rsidP="00EA6FD2">
      <w:pPr>
        <w:rPr>
          <w:rFonts w:ascii="Montserrat" w:hAnsi="Montserrat"/>
        </w:rPr>
      </w:pPr>
    </w:p>
    <w:p w14:paraId="2AF67C6B" w14:textId="01C7B522" w:rsidR="005D3178" w:rsidRPr="00C02C4C" w:rsidRDefault="005D3178" w:rsidP="00EA6FD2">
      <w:pPr>
        <w:rPr>
          <w:rFonts w:ascii="Montserrat" w:hAnsi="Montserrat"/>
          <w:sz w:val="20"/>
          <w:szCs w:val="20"/>
          <w:lang w:val="en-IN"/>
        </w:rPr>
      </w:pPr>
      <w:r>
        <w:rPr>
          <w:rFonts w:ascii="Montserrat" w:hAnsi="Montserrat"/>
          <w:sz w:val="20"/>
          <w:szCs w:val="20"/>
          <w:lang w:val="en-IN"/>
        </w:rPr>
        <w:t xml:space="preserve">QualiZeal agrees to work collaboratively with </w:t>
      </w:r>
      <w:r>
        <w:rPr>
          <w:rStyle w:val="SubtleEmphasis"/>
          <w:rFonts w:ascii="Montserrat" w:hAnsi="Montserrat"/>
          <w:i w:val="0"/>
          <w:iCs w:val="0"/>
          <w:color w:val="auto"/>
          <w:sz w:val="20"/>
          <w:szCs w:val="20"/>
        </w:rPr>
        <w:t xml:space="preserve">Nova </w:t>
      </w:r>
      <w:r>
        <w:rPr>
          <w:rFonts w:ascii="Montserrat" w:hAnsi="Montserrat"/>
          <w:sz w:val="20"/>
          <w:szCs w:val="20"/>
          <w:lang w:val="en-IN"/>
        </w:rPr>
        <w:t>to resolve any issues that may arise during the engagement in a mutually agreeable and beneficial manner.</w:t>
      </w:r>
    </w:p>
    <w:p w14:paraId="4D0FD768" w14:textId="77777777" w:rsidR="005D3178" w:rsidRPr="00C02C4C" w:rsidRDefault="005D3178" w:rsidP="005D3178">
      <w:pPr>
        <w:rPr>
          <w:rFonts w:ascii="Montserrat" w:hAnsi="Montserrat"/>
          <w:sz w:val="20"/>
          <w:szCs w:val="20"/>
          <w:lang w:val="en-IN"/>
        </w:rPr>
      </w:pPr>
    </w:p>
    <w:p w14:paraId="73C79602" w14:textId="77777777" w:rsidR="005D3178" w:rsidRPr="00C02C4C" w:rsidRDefault="005D3178" w:rsidP="005D3178">
      <w:pPr>
        <w:rPr>
          <w:rFonts w:ascii="Montserrat" w:hAnsi="Montserrat"/>
          <w:sz w:val="20"/>
          <w:szCs w:val="20"/>
          <w:lang w:val="en-IN"/>
        </w:rPr>
      </w:pPr>
      <w:r>
        <w:rPr>
          <w:rFonts w:ascii="Montserrat" w:hAnsi="Montserrat"/>
          <w:sz w:val="20"/>
          <w:szCs w:val="20"/>
          <w:lang w:val="en-IN"/>
        </w:rPr>
        <w:t>For this purpose, an escalation matrix shall be established with the following hierarchy of contacts:</w:t>
      </w:r>
    </w:p>
    <w:p w14:paraId="4AD2B3C7" w14:textId="77777777" w:rsidR="005D3178" w:rsidRPr="00C02C4C" w:rsidRDefault="005D3178" w:rsidP="005D3178">
      <w:pPr>
        <w:rPr>
          <w:rFonts w:ascii="Montserrat" w:hAnsi="Montserrat"/>
          <w:sz w:val="20"/>
          <w:szCs w:val="20"/>
          <w:lang w:val="en-IN"/>
        </w:rPr>
      </w:pPr>
    </w:p>
    <w:p w14:paraId="1047A63F" w14:textId="77777777" w:rsidR="005D3178" w:rsidRPr="00C02C4C" w:rsidRDefault="005D3178" w:rsidP="00985E57">
      <w:pPr>
        <w:numPr>
          <w:ilvl w:val="0"/>
          <w:numId w:val="1"/>
        </w:numPr>
        <w:tabs>
          <w:tab w:val="clear" w:pos="720"/>
          <w:tab w:val="num" w:pos="360"/>
        </w:tabs>
        <w:ind w:left="360"/>
        <w:rPr>
          <w:rFonts w:ascii="Montserrat" w:hAnsi="Montserrat"/>
          <w:sz w:val="20"/>
          <w:szCs w:val="20"/>
          <w:lang w:val="en-IN"/>
        </w:rPr>
      </w:pPr>
      <w:r>
        <w:rPr>
          <w:rFonts w:ascii="Montserrat" w:hAnsi="Montserrat"/>
          <w:b/>
          <w:bCs/>
          <w:sz w:val="20"/>
          <w:szCs w:val="20"/>
          <w:lang w:val="en-IN"/>
        </w:rPr>
        <w:t>Level I:</w:t>
      </w:r>
      <w:r>
        <w:rPr>
          <w:rFonts w:ascii="Montserrat" w:hAnsi="Montserrat"/>
          <w:sz w:val="20"/>
          <w:szCs w:val="20"/>
          <w:lang w:val="en-IN"/>
        </w:rPr>
        <w:t xml:space="preserve"> The first point of contact for any issues will be the assigned Delivery Director of the project.</w:t>
      </w:r>
    </w:p>
    <w:p w14:paraId="27C18745" w14:textId="77777777" w:rsidR="005D3178" w:rsidRPr="00C02C4C" w:rsidRDefault="005D3178" w:rsidP="00985E57">
      <w:pPr>
        <w:numPr>
          <w:ilvl w:val="0"/>
          <w:numId w:val="1"/>
        </w:numPr>
        <w:tabs>
          <w:tab w:val="clear" w:pos="720"/>
          <w:tab w:val="num" w:pos="360"/>
        </w:tabs>
        <w:ind w:left="360"/>
        <w:rPr>
          <w:rFonts w:ascii="Montserrat" w:hAnsi="Montserrat"/>
          <w:sz w:val="20"/>
          <w:szCs w:val="20"/>
          <w:lang w:val="en-IN"/>
        </w:rPr>
      </w:pPr>
      <w:r>
        <w:rPr>
          <w:rFonts w:ascii="Montserrat" w:hAnsi="Montserrat"/>
          <w:b/>
          <w:bCs/>
          <w:sz w:val="20"/>
          <w:szCs w:val="20"/>
          <w:lang w:val="en-IN"/>
        </w:rPr>
        <w:t>Level II:</w:t>
      </w:r>
      <w:r>
        <w:rPr>
          <w:rFonts w:ascii="Montserrat" w:hAnsi="Montserrat"/>
          <w:sz w:val="20"/>
          <w:szCs w:val="20"/>
          <w:lang w:val="en-IN"/>
        </w:rPr>
        <w:t xml:space="preserve"> If the issue cannot be resolved at the Delivery Director level, it can be escalated to the SVP of Client Success.</w:t>
      </w:r>
    </w:p>
    <w:p w14:paraId="466F2760" w14:textId="77777777" w:rsidR="005D3178" w:rsidRPr="00C02C4C" w:rsidRDefault="005D3178" w:rsidP="00985E57">
      <w:pPr>
        <w:numPr>
          <w:ilvl w:val="0"/>
          <w:numId w:val="1"/>
        </w:numPr>
        <w:tabs>
          <w:tab w:val="clear" w:pos="720"/>
          <w:tab w:val="num" w:pos="360"/>
        </w:tabs>
        <w:ind w:left="360"/>
        <w:rPr>
          <w:rFonts w:ascii="Montserrat" w:hAnsi="Montserrat"/>
          <w:sz w:val="20"/>
          <w:szCs w:val="20"/>
          <w:lang w:val="en-IN"/>
        </w:rPr>
      </w:pPr>
      <w:r>
        <w:rPr>
          <w:rFonts w:ascii="Montserrat" w:hAnsi="Montserrat"/>
          <w:b/>
          <w:bCs/>
          <w:sz w:val="20"/>
          <w:szCs w:val="20"/>
          <w:lang w:val="en-IN"/>
        </w:rPr>
        <w:t>Level III:</w:t>
      </w:r>
      <w:r>
        <w:rPr>
          <w:rFonts w:ascii="Montserrat" w:hAnsi="Montserrat"/>
          <w:sz w:val="20"/>
          <w:szCs w:val="20"/>
          <w:lang w:val="en-IN"/>
        </w:rPr>
        <w:t xml:space="preserve"> If the SVP of Client Success is unable to resolve the issue, it can be escalated to the Head of India Operations.</w:t>
      </w:r>
    </w:p>
    <w:p w14:paraId="396D39E4" w14:textId="77777777" w:rsidR="006A5D92" w:rsidRPr="00C02C4C" w:rsidRDefault="006A5D92" w:rsidP="005D3178">
      <w:pPr>
        <w:rPr>
          <w:rFonts w:ascii="Montserrat" w:hAnsi="Montserrat"/>
          <w:sz w:val="20"/>
          <w:szCs w:val="20"/>
          <w:lang w:val="en-IN"/>
        </w:rPr>
      </w:pPr>
    </w:p>
    <w:tbl>
      <w:tblPr>
        <w:tblStyle w:val="GridTable4"/>
        <w:tblW w:w="9487" w:type="dxa"/>
        <w:tblLook w:val="04A0" w:firstRow="1" w:lastRow="0" w:firstColumn="1" w:lastColumn="0" w:noHBand="0" w:noVBand="1"/>
      </w:tblPr>
      <w:tblGrid>
        <w:gridCol w:w="2003"/>
        <w:gridCol w:w="2102"/>
        <w:gridCol w:w="2343"/>
        <w:gridCol w:w="3039"/>
      </w:tblGrid>
      <w:tr w:rsidR="00AE0B89" w:rsidRPr="00C02C4C" w14:paraId="4063FAA7" w14:textId="77777777" w:rsidTr="00EA3670">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55B0CF93" w14:textId="77777777" w:rsidR="005D3178" w:rsidRPr="005E1040" w:rsidRDefault="005D3178">
            <w:pPr>
              <w:rPr>
                <w:rFonts w:ascii="Montserrat" w:hAnsi="Montserrat" w:cstheme="minorHAnsi"/>
                <w:color w:val="auto"/>
                <w:sz w:val="20"/>
                <w:szCs w:val="20"/>
                <w:lang w:val="en-IN"/>
              </w:rPr>
            </w:pPr>
            <w:r>
              <w:rPr>
                <w:rFonts w:ascii="Montserrat" w:hAnsi="Montserrat" w:cstheme="minorHAnsi"/>
                <w:sz w:val="20"/>
                <w:szCs w:val="20"/>
                <w:lang w:val="en-IN"/>
              </w:rPr>
              <w:t>Escalatio</w:t>
            </w:r>
            <w:r>
              <w:rPr>
                <w:rFonts w:ascii="Montserrat" w:eastAsia="Times New Roman" w:hAnsi="Montserrat" w:cstheme="minorHAnsi"/>
                <w:sz w:val="20"/>
                <w:szCs w:val="20"/>
                <w:lang w:val="en-IN"/>
              </w:rPr>
              <w:t>n</w:t>
            </w:r>
            <w:r>
              <w:rPr>
                <w:rFonts w:ascii="Montserrat" w:hAnsi="Montserrat" w:cstheme="minorHAnsi"/>
                <w:sz w:val="20"/>
                <w:szCs w:val="20"/>
                <w:lang w:val="en-IN"/>
              </w:rPr>
              <w:t xml:space="preserve"> Level</w:t>
            </w:r>
          </w:p>
        </w:tc>
        <w:tc>
          <w:tcPr>
            <w:tcW w:w="2102" w:type="dxa"/>
            <w:vAlign w:val="center"/>
          </w:tcPr>
          <w:p w14:paraId="7B180C25" w14:textId="77777777" w:rsidR="005D3178" w:rsidRPr="005E1040" w:rsidRDefault="005D3178">
            <w:pPr>
              <w:cnfStyle w:val="100000000000" w:firstRow="1" w:lastRow="0" w:firstColumn="0" w:lastColumn="0" w:oddVBand="0" w:evenVBand="0" w:oddHBand="0" w:evenHBand="0" w:firstRowFirstColumn="0" w:firstRowLastColumn="0" w:lastRowFirstColumn="0" w:lastRowLastColumn="0"/>
              <w:rPr>
                <w:rFonts w:ascii="Montserrat" w:hAnsi="Montserrat" w:cstheme="minorHAnsi"/>
                <w:color w:val="auto"/>
                <w:sz w:val="20"/>
                <w:szCs w:val="20"/>
                <w:lang w:val="en-IN"/>
              </w:rPr>
            </w:pPr>
            <w:r>
              <w:rPr>
                <w:rFonts w:ascii="Montserrat" w:hAnsi="Montserrat" w:cstheme="minorHAnsi"/>
                <w:sz w:val="20"/>
                <w:szCs w:val="20"/>
                <w:lang w:val="en-IN"/>
              </w:rPr>
              <w:t>Name</w:t>
            </w:r>
          </w:p>
        </w:tc>
        <w:tc>
          <w:tcPr>
            <w:tcW w:w="2343" w:type="dxa"/>
            <w:vAlign w:val="center"/>
          </w:tcPr>
          <w:p w14:paraId="6496EE29" w14:textId="77777777" w:rsidR="005D3178" w:rsidRPr="005E1040" w:rsidRDefault="005D3178">
            <w:pPr>
              <w:jc w:val="center"/>
              <w:cnfStyle w:val="100000000000" w:firstRow="1" w:lastRow="0" w:firstColumn="0" w:lastColumn="0" w:oddVBand="0" w:evenVBand="0" w:oddHBand="0" w:evenHBand="0" w:firstRowFirstColumn="0" w:firstRowLastColumn="0" w:lastRowFirstColumn="0" w:lastRowLastColumn="0"/>
              <w:rPr>
                <w:rFonts w:ascii="Montserrat" w:hAnsi="Montserrat" w:cstheme="minorHAnsi"/>
                <w:color w:val="auto"/>
                <w:sz w:val="20"/>
                <w:szCs w:val="20"/>
                <w:lang w:val="en-IN"/>
              </w:rPr>
            </w:pPr>
            <w:r>
              <w:rPr>
                <w:rFonts w:ascii="Montserrat" w:hAnsi="Montserrat" w:cstheme="minorHAnsi"/>
                <w:sz w:val="20"/>
                <w:szCs w:val="20"/>
                <w:lang w:val="en-IN"/>
              </w:rPr>
              <w:t>Designation</w:t>
            </w:r>
          </w:p>
        </w:tc>
        <w:tc>
          <w:tcPr>
            <w:tcW w:w="3038" w:type="dxa"/>
          </w:tcPr>
          <w:p w14:paraId="0D3B8B84" w14:textId="77777777" w:rsidR="005D3178" w:rsidRPr="005E1040" w:rsidRDefault="005D3178">
            <w:pPr>
              <w:jc w:val="center"/>
              <w:cnfStyle w:val="100000000000" w:firstRow="1" w:lastRow="0" w:firstColumn="0" w:lastColumn="0" w:oddVBand="0" w:evenVBand="0" w:oddHBand="0" w:evenHBand="0" w:firstRowFirstColumn="0" w:firstRowLastColumn="0" w:lastRowFirstColumn="0" w:lastRowLastColumn="0"/>
              <w:rPr>
                <w:rFonts w:ascii="Montserrat" w:hAnsi="Montserrat" w:cstheme="minorHAnsi"/>
                <w:color w:val="auto"/>
                <w:sz w:val="20"/>
                <w:szCs w:val="20"/>
                <w:lang w:val="en-IN"/>
              </w:rPr>
            </w:pPr>
            <w:r>
              <w:rPr>
                <w:rFonts w:ascii="Montserrat" w:hAnsi="Montserrat" w:cstheme="minorHAnsi"/>
                <w:sz w:val="20"/>
                <w:szCs w:val="20"/>
                <w:lang w:val="en-IN"/>
              </w:rPr>
              <w:t>Email / Contact Number</w:t>
            </w:r>
          </w:p>
        </w:tc>
      </w:tr>
      <w:tr w:rsidR="00AE0B89" w:rsidRPr="00C02C4C" w14:paraId="63CD3D6E" w14:textId="77777777" w:rsidTr="00EA3670">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5693BF3E" w14:textId="77777777" w:rsidR="005D3178" w:rsidRPr="00C02C4C" w:rsidRDefault="005D3178">
            <w:pPr>
              <w:jc w:val="center"/>
              <w:rPr>
                <w:rFonts w:ascii="Montserrat" w:hAnsi="Montserrat" w:cstheme="minorHAnsi"/>
                <w:sz w:val="20"/>
                <w:szCs w:val="20"/>
                <w:lang w:val="en-IN"/>
              </w:rPr>
            </w:pPr>
            <w:r>
              <w:rPr>
                <w:rFonts w:ascii="Montserrat" w:hAnsi="Montserrat" w:cstheme="minorHAnsi"/>
                <w:sz w:val="20"/>
                <w:szCs w:val="20"/>
                <w:lang w:val="en-IN"/>
              </w:rPr>
              <w:t>Level I</w:t>
            </w:r>
          </w:p>
        </w:tc>
        <w:tc>
          <w:tcPr>
            <w:tcW w:w="2102" w:type="dxa"/>
            <w:vAlign w:val="center"/>
          </w:tcPr>
          <w:p w14:paraId="7D1CA0E9" w14:textId="5243B34A" w:rsidR="005D3178" w:rsidRPr="00C02C4C" w:rsidRDefault="44637D33" w:rsidP="2DEB12B2">
            <w:pPr>
              <w:spacing w:line="259" w:lineRule="auto"/>
              <w:jc w:val="center"/>
              <w:cnfStyle w:val="000000100000" w:firstRow="0" w:lastRow="0" w:firstColumn="0" w:lastColumn="0" w:oddVBand="0" w:evenVBand="0" w:oddHBand="1" w:evenHBand="0" w:firstRowFirstColumn="0" w:firstRowLastColumn="0" w:lastRowFirstColumn="0" w:lastRowLastColumn="0"/>
            </w:pPr>
            <w:r>
              <w:rPr>
                <w:rFonts w:ascii="Montserrat" w:hAnsi="Montserrat"/>
                <w:sz w:val="20"/>
                <w:szCs w:val="20"/>
                <w:lang w:val="en-IN"/>
              </w:rPr>
              <w:t>Rasool Shaik</w:t>
            </w:r>
          </w:p>
        </w:tc>
        <w:tc>
          <w:tcPr>
            <w:tcW w:w="2343" w:type="dxa"/>
            <w:vAlign w:val="center"/>
          </w:tcPr>
          <w:p w14:paraId="4E56005B" w14:textId="240C0181" w:rsidR="005D3178" w:rsidRPr="00C02C4C" w:rsidRDefault="005D3178">
            <w:pPr>
              <w:jc w:val="center"/>
              <w:cnfStyle w:val="000000100000" w:firstRow="0" w:lastRow="0" w:firstColumn="0" w:lastColumn="0" w:oddVBand="0" w:evenVBand="0" w:oddHBand="1" w:evenHBand="0" w:firstRowFirstColumn="0" w:firstRowLastColumn="0" w:lastRowFirstColumn="0" w:lastRowLastColumn="0"/>
              <w:rPr>
                <w:rFonts w:ascii="Montserrat" w:hAnsi="Montserrat" w:cstheme="minorHAnsi"/>
                <w:b/>
                <w:bCs/>
                <w:sz w:val="20"/>
                <w:szCs w:val="20"/>
                <w:lang w:val="en-IN"/>
              </w:rPr>
            </w:pPr>
            <w:r>
              <w:rPr>
                <w:rFonts w:ascii="Montserrat" w:hAnsi="Montserrat" w:cstheme="minorHAnsi"/>
                <w:b/>
                <w:bCs/>
                <w:sz w:val="20"/>
                <w:szCs w:val="20"/>
                <w:lang w:val="en-IN"/>
              </w:rPr>
              <w:t>Delivery Lead</w:t>
            </w:r>
          </w:p>
        </w:tc>
        <w:tc>
          <w:tcPr>
            <w:tcW w:w="3038" w:type="dxa"/>
            <w:vAlign w:val="center"/>
          </w:tcPr>
          <w:p w14:paraId="54588AAF" w14:textId="005661FA" w:rsidR="005D3178" w:rsidRPr="005E1040" w:rsidRDefault="23D92AA5" w:rsidP="2DEB12B2">
            <w:pPr>
              <w:spacing w:line="259" w:lineRule="auto"/>
              <w:jc w:val="cente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u w:val="single"/>
                <w:lang w:val="en-IN"/>
              </w:rPr>
            </w:pPr>
            <w:r>
              <w:rPr>
                <w:rFonts w:ascii="Montserrat" w:eastAsia="Montserrat" w:hAnsi="Montserrat" w:cs="Montserrat"/>
                <w:sz w:val="20"/>
                <w:szCs w:val="20"/>
                <w:u w:val="single"/>
                <w:lang w:val="en-IN"/>
              </w:rPr>
              <w:t>Rasool.shaik@qualizeal.com</w:t>
            </w:r>
          </w:p>
        </w:tc>
      </w:tr>
      <w:tr w:rsidR="005D3178" w:rsidRPr="00C02C4C" w14:paraId="705A3746" w14:textId="77777777" w:rsidTr="00EA3670">
        <w:trPr>
          <w:trHeight w:val="537"/>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53BA8757" w14:textId="77777777" w:rsidR="005D3178" w:rsidRPr="00C02C4C" w:rsidRDefault="005D3178">
            <w:pPr>
              <w:jc w:val="center"/>
              <w:rPr>
                <w:rFonts w:ascii="Montserrat" w:hAnsi="Montserrat" w:cstheme="minorHAnsi"/>
                <w:sz w:val="20"/>
                <w:szCs w:val="20"/>
                <w:lang w:val="en-IN"/>
              </w:rPr>
            </w:pPr>
            <w:r>
              <w:rPr>
                <w:rFonts w:ascii="Montserrat" w:hAnsi="Montserrat" w:cstheme="minorHAnsi"/>
                <w:sz w:val="20"/>
                <w:szCs w:val="20"/>
                <w:lang w:val="en-IN"/>
              </w:rPr>
              <w:t>Level II</w:t>
            </w:r>
          </w:p>
        </w:tc>
        <w:tc>
          <w:tcPr>
            <w:tcW w:w="2102" w:type="dxa"/>
            <w:vAlign w:val="center"/>
          </w:tcPr>
          <w:p w14:paraId="35E70167" w14:textId="55B02DCA" w:rsidR="005D3178" w:rsidRPr="00C02C4C" w:rsidRDefault="00FC2B2A" w:rsidP="433E8CD4">
            <w:pPr>
              <w:spacing w:line="259" w:lineRule="auto"/>
              <w:jc w:val="center"/>
              <w:cnfStyle w:val="000000000000" w:firstRow="0" w:lastRow="0" w:firstColumn="0" w:lastColumn="0" w:oddVBand="0" w:evenVBand="0" w:oddHBand="0" w:evenHBand="0" w:firstRowFirstColumn="0" w:firstRowLastColumn="0" w:lastRowFirstColumn="0" w:lastRowLastColumn="0"/>
            </w:pPr>
            <w:r>
              <w:rPr>
                <w:rFonts w:ascii="Montserrat" w:hAnsi="Montserrat"/>
                <w:sz w:val="20"/>
                <w:szCs w:val="20"/>
                <w:lang w:val="en-IN"/>
              </w:rPr>
              <w:t>Sanjay Aloor</w:t>
            </w:r>
          </w:p>
        </w:tc>
        <w:tc>
          <w:tcPr>
            <w:tcW w:w="2343" w:type="dxa"/>
            <w:vAlign w:val="center"/>
          </w:tcPr>
          <w:p w14:paraId="7A2D9C5D" w14:textId="23D0E158" w:rsidR="005D3178" w:rsidRPr="00C02C4C" w:rsidRDefault="3FEEA748" w:rsidP="2DEB12B2">
            <w:pPr>
              <w:jc w:val="center"/>
              <w:cnfStyle w:val="000000000000" w:firstRow="0" w:lastRow="0" w:firstColumn="0" w:lastColumn="0" w:oddVBand="0" w:evenVBand="0" w:oddHBand="0" w:evenHBand="0" w:firstRowFirstColumn="0" w:firstRowLastColumn="0" w:lastRowFirstColumn="0" w:lastRowLastColumn="0"/>
              <w:rPr>
                <w:rFonts w:ascii="Montserrat" w:hAnsi="Montserrat"/>
                <w:b/>
                <w:bCs/>
                <w:sz w:val="20"/>
                <w:szCs w:val="20"/>
                <w:lang w:val="en-IN"/>
              </w:rPr>
            </w:pPr>
            <w:r>
              <w:rPr>
                <w:rFonts w:ascii="Montserrat" w:hAnsi="Montserrat"/>
                <w:b/>
                <w:bCs/>
                <w:sz w:val="20"/>
                <w:szCs w:val="20"/>
                <w:lang w:val="en-IN"/>
              </w:rPr>
              <w:t>Client Success</w:t>
            </w:r>
          </w:p>
        </w:tc>
        <w:tc>
          <w:tcPr>
            <w:tcW w:w="3038" w:type="dxa"/>
            <w:vAlign w:val="center"/>
          </w:tcPr>
          <w:p w14:paraId="42D494B8" w14:textId="6E7CF873" w:rsidR="005D3178" w:rsidRPr="005E1040" w:rsidRDefault="00263434" w:rsidP="2DEB12B2">
            <w:pPr>
              <w:spacing w:line="259" w:lineRule="auto"/>
              <w:jc w:val="cente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u w:val="single"/>
                <w:lang w:val="en-IN"/>
              </w:rPr>
            </w:pPr>
            <w:r>
              <w:rPr>
                <w:rFonts w:ascii="Montserrat" w:eastAsia="Montserrat" w:hAnsi="Montserrat" w:cs="Montserrat"/>
                <w:sz w:val="20"/>
                <w:szCs w:val="20"/>
                <w:u w:val="single"/>
                <w:lang w:val="en-IN"/>
              </w:rPr>
              <w:t>sanjay.aloor@qualizeal.com</w:t>
            </w:r>
          </w:p>
        </w:tc>
      </w:tr>
      <w:tr w:rsidR="00AE0B89" w:rsidRPr="00C02C4C" w14:paraId="0C4D2B44" w14:textId="77777777" w:rsidTr="00EA3670">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50076FDD" w14:textId="77777777" w:rsidR="005D3178" w:rsidRPr="00C02C4C" w:rsidRDefault="005D3178">
            <w:pPr>
              <w:jc w:val="center"/>
              <w:rPr>
                <w:rFonts w:ascii="Montserrat" w:hAnsi="Montserrat" w:cstheme="minorHAnsi"/>
                <w:sz w:val="20"/>
                <w:szCs w:val="20"/>
                <w:lang w:val="en-IN"/>
              </w:rPr>
            </w:pPr>
            <w:r>
              <w:rPr>
                <w:rFonts w:ascii="Montserrat" w:hAnsi="Montserrat" w:cstheme="minorHAnsi"/>
                <w:sz w:val="20"/>
                <w:szCs w:val="20"/>
                <w:lang w:val="en-IN"/>
              </w:rPr>
              <w:t>Level III</w:t>
            </w:r>
          </w:p>
        </w:tc>
        <w:tc>
          <w:tcPr>
            <w:tcW w:w="2102" w:type="dxa"/>
            <w:vAlign w:val="center"/>
          </w:tcPr>
          <w:p w14:paraId="485B5FCE" w14:textId="673179CC" w:rsidR="005D3178" w:rsidRPr="00C02C4C" w:rsidRDefault="0D902BED" w:rsidP="2DEB12B2">
            <w:pPr>
              <w:jc w:val="center"/>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val="en-IN"/>
              </w:rPr>
            </w:pPr>
            <w:r>
              <w:rPr>
                <w:rFonts w:ascii="Montserrat" w:hAnsi="Montserrat"/>
                <w:sz w:val="20"/>
                <w:szCs w:val="20"/>
                <w:lang w:val="en-IN"/>
              </w:rPr>
              <w:t>Kote Bipilli</w:t>
            </w:r>
          </w:p>
        </w:tc>
        <w:tc>
          <w:tcPr>
            <w:tcW w:w="2343" w:type="dxa"/>
            <w:vAlign w:val="center"/>
          </w:tcPr>
          <w:p w14:paraId="7477389A" w14:textId="1F94CD4A" w:rsidR="005D3178" w:rsidRPr="00C02C4C" w:rsidRDefault="0D902BED" w:rsidP="2DEB12B2">
            <w:pPr>
              <w:jc w:val="center"/>
              <w:cnfStyle w:val="000000100000" w:firstRow="0" w:lastRow="0" w:firstColumn="0" w:lastColumn="0" w:oddVBand="0" w:evenVBand="0" w:oddHBand="1" w:evenHBand="0" w:firstRowFirstColumn="0" w:firstRowLastColumn="0" w:lastRowFirstColumn="0" w:lastRowLastColumn="0"/>
              <w:rPr>
                <w:rFonts w:ascii="Montserrat" w:hAnsi="Montserrat"/>
                <w:b/>
                <w:bCs/>
                <w:sz w:val="20"/>
                <w:szCs w:val="20"/>
                <w:lang w:val="en-IN"/>
              </w:rPr>
            </w:pPr>
            <w:r>
              <w:rPr>
                <w:rFonts w:ascii="Montserrat" w:hAnsi="Montserrat"/>
                <w:b/>
                <w:bCs/>
                <w:sz w:val="20"/>
                <w:szCs w:val="20"/>
                <w:lang w:val="en-IN"/>
              </w:rPr>
              <w:t>BU Head</w:t>
            </w:r>
          </w:p>
        </w:tc>
        <w:tc>
          <w:tcPr>
            <w:tcW w:w="3038" w:type="dxa"/>
            <w:vAlign w:val="center"/>
          </w:tcPr>
          <w:p w14:paraId="1CC352D3" w14:textId="7914F8B7" w:rsidR="005D3178" w:rsidRPr="00C02C4C" w:rsidRDefault="56B6764A" w:rsidP="2DEB12B2">
            <w:pPr>
              <w:jc w:val="cente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lang w:val="en-IN"/>
              </w:rPr>
            </w:pPr>
            <w:hyperlink r:id="rId20">
              <w:r>
                <w:rPr>
                  <w:rStyle w:val="Hyperlink"/>
                  <w:rFonts w:ascii="Montserrat" w:eastAsia="Montserrat" w:hAnsi="Montserrat" w:cs="Montserrat"/>
                  <w:color w:val="auto"/>
                  <w:sz w:val="20"/>
                  <w:szCs w:val="20"/>
                  <w:lang w:val="en-IN"/>
                </w:rPr>
                <w:t>kote@qualizeal.com</w:t>
              </w:r>
            </w:hyperlink>
          </w:p>
        </w:tc>
      </w:tr>
    </w:tbl>
    <w:p w14:paraId="61D45AA4" w14:textId="5A332E03" w:rsidR="00C02B3F" w:rsidRDefault="00C02B3F">
      <w:pPr>
        <w:rPr>
          <w:rStyle w:val="BookTitle"/>
          <w:rFonts w:ascii="Montserrat" w:eastAsiaTheme="majorEastAsia" w:hAnsi="Montserrat" w:cstheme="majorBidi"/>
          <w:i w:val="0"/>
          <w:iCs w:val="0"/>
          <w:spacing w:val="0"/>
          <w:sz w:val="28"/>
          <w:szCs w:val="28"/>
        </w:rPr>
      </w:pPr>
    </w:p>
    <w:p w14:paraId="63EAFFDF" w14:textId="77777777" w:rsidR="00567DBC" w:rsidRPr="00C02C4C" w:rsidRDefault="00567DBC">
      <w:pPr>
        <w:rPr>
          <w:rStyle w:val="BookTitle"/>
          <w:rFonts w:ascii="Montserrat" w:eastAsiaTheme="majorEastAsia" w:hAnsi="Montserrat" w:cstheme="majorBidi"/>
          <w:i w:val="0"/>
          <w:iCs w:val="0"/>
          <w:spacing w:val="0"/>
          <w:sz w:val="28"/>
          <w:szCs w:val="28"/>
        </w:rPr>
      </w:pPr>
    </w:p>
    <w:p w14:paraId="622A0988" w14:textId="71EE6638" w:rsidR="00BA4BE0" w:rsidRPr="00C02C4C" w:rsidRDefault="61F72E2D" w:rsidP="433E8CD4">
      <w:pPr>
        <w:pStyle w:val="Heading1"/>
        <w:shd w:val="clear" w:color="auto" w:fill="auto"/>
        <w:rPr>
          <w:rStyle w:val="BookTitle"/>
          <w:i w:val="0"/>
          <w:iCs w:val="0"/>
          <w:spacing w:val="0"/>
        </w:rPr>
      </w:pPr>
      <w:bookmarkStart w:id="121" w:name="_Toc238030435"/>
      <w:r>
        <w:rPr>
          <w:rStyle w:val="BookTitle"/>
          <w:i w:val="0"/>
          <w:iCs w:val="0"/>
          <w:spacing w:val="0"/>
        </w:rPr>
        <w:t>Commercial and Financial Aspects</w:t>
      </w:r>
      <w:bookmarkEnd w:id="121"/>
    </w:p>
    <w:p w14:paraId="2836E6B1" w14:textId="77777777" w:rsidR="00BA4BE0" w:rsidRPr="00C02C4C" w:rsidRDefault="00BA4BE0" w:rsidP="00BA4BE0"/>
    <w:p w14:paraId="06817688" w14:textId="0A62428B" w:rsidR="00484EC5" w:rsidRPr="005E1040" w:rsidRDefault="4F447EFB" w:rsidP="002F628E">
      <w:pPr>
        <w:pStyle w:val="Heading2"/>
        <w:rPr>
          <w:rStyle w:val="SubtleEmphasis"/>
          <w:i w:val="0"/>
          <w:iCs w:val="0"/>
          <w:color w:val="auto"/>
        </w:rPr>
      </w:pPr>
      <w:bookmarkStart w:id="122" w:name="_Toc238030436"/>
      <w:r>
        <w:rPr>
          <w:rStyle w:val="SubtleEmphasis"/>
          <w:i w:val="0"/>
          <w:iCs w:val="0"/>
          <w:color w:val="auto"/>
        </w:rPr>
        <w:t>Commercial Details</w:t>
      </w:r>
      <w:bookmarkEnd w:id="122"/>
    </w:p>
    <w:p w14:paraId="6F20618E" w14:textId="77777777" w:rsidR="00AB0FD1" w:rsidRPr="00C02C4C" w:rsidRDefault="00AB0FD1" w:rsidP="00D9405E">
      <w:pPr>
        <w:rPr>
          <w:rFonts w:ascii="Montserrat" w:hAnsi="Montserrat" w:cstheme="minorHAnsi"/>
          <w:sz w:val="22"/>
          <w:szCs w:val="22"/>
        </w:rPr>
      </w:pPr>
    </w:p>
    <w:p w14:paraId="08C314C1" w14:textId="05582D47" w:rsidR="00FE3B18" w:rsidRPr="00C02C4C" w:rsidRDefault="00AB0FD1" w:rsidP="000447AB">
      <w:pPr>
        <w:ind w:left="360"/>
        <w:rPr>
          <w:rFonts w:ascii="Montserrat" w:hAnsi="Montserrat" w:cstheme="minorHAnsi"/>
          <w:sz w:val="20"/>
          <w:szCs w:val="20"/>
        </w:rPr>
      </w:pPr>
      <w:r>
        <w:rPr>
          <w:rFonts w:ascii="Montserrat" w:hAnsi="Montserrat" w:cstheme="minorHAnsi"/>
          <w:sz w:val="20"/>
          <w:szCs w:val="20"/>
        </w:rPr>
        <w:t>The table below provides the resource allocation across the project duration in a Fixed Bid model.</w:t>
      </w:r>
    </w:p>
    <w:tbl>
      <w:tblPr>
        <w:tblStyle w:val="GridTable4-Accent5"/>
        <w:tblpPr w:leftFromText="180" w:rightFromText="180" w:vertAnchor="text" w:horzAnchor="margin" w:tblpXSpec="center" w:tblpY="178"/>
        <w:tblW w:w="4810" w:type="pct"/>
        <w:tblLook w:val="04A0" w:firstRow="1" w:lastRow="0" w:firstColumn="1" w:lastColumn="0" w:noHBand="0" w:noVBand="1"/>
      </w:tblPr>
      <w:tblGrid>
        <w:gridCol w:w="3388"/>
        <w:gridCol w:w="1463"/>
        <w:gridCol w:w="1795"/>
        <w:gridCol w:w="2349"/>
      </w:tblGrid>
      <w:tr w:rsidR="00D77473" w:rsidRPr="00C02C4C" w14:paraId="7CF3FC73" w14:textId="77777777" w:rsidTr="00632871">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883" w:type="pct"/>
            <w:noWrap/>
            <w:vAlign w:val="center"/>
          </w:tcPr>
          <w:p w14:paraId="3960104F" w14:textId="2629944A" w:rsidR="00D77473" w:rsidRPr="00361A40" w:rsidRDefault="00D77473" w:rsidP="00D77473">
            <w:pPr>
              <w:jc w:val="center"/>
              <w:rPr>
                <w:rFonts w:ascii="Montserrat" w:eastAsia="Times New Roman" w:hAnsi="Montserrat" w:cs="Times New Roman"/>
                <w:color w:val="auto"/>
                <w:sz w:val="20"/>
                <w:szCs w:val="20"/>
                <w:lang w:val="en-IN" w:eastAsia="en-IN"/>
              </w:rPr>
            </w:pPr>
            <w:r>
              <w:rPr>
                <w:rFonts w:ascii="Montserrat" w:eastAsia="Times New Roman" w:hAnsi="Montserrat" w:cs="Times New Roman"/>
                <w:color w:val="auto"/>
                <w:sz w:val="20"/>
                <w:szCs w:val="20"/>
                <w:lang w:val="en-IN" w:eastAsia="en-IN"/>
              </w:rPr>
              <w:t>Role</w:t>
            </w:r>
          </w:p>
        </w:tc>
        <w:tc>
          <w:tcPr>
            <w:tcW w:w="813" w:type="pct"/>
            <w:noWrap/>
            <w:vAlign w:val="center"/>
          </w:tcPr>
          <w:p w14:paraId="355E79F2" w14:textId="242AA630" w:rsidR="00D77473" w:rsidRPr="00361A40" w:rsidRDefault="00D77473" w:rsidP="00D77473">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color w:val="auto"/>
                <w:sz w:val="20"/>
                <w:szCs w:val="20"/>
                <w:lang w:val="en-IN" w:eastAsia="en-IN"/>
              </w:rPr>
            </w:pPr>
            <w:r>
              <w:rPr>
                <w:rFonts w:ascii="Montserrat" w:eastAsia="Times New Roman" w:hAnsi="Montserrat" w:cs="Times New Roman"/>
                <w:color w:val="auto"/>
                <w:sz w:val="20"/>
                <w:szCs w:val="20"/>
                <w:lang w:val="en-IN" w:eastAsia="en-IN"/>
              </w:rPr>
              <w:t>Number</w:t>
            </w:r>
          </w:p>
        </w:tc>
        <w:tc>
          <w:tcPr>
            <w:tcW w:w="998" w:type="pct"/>
            <w:noWrap/>
            <w:vAlign w:val="center"/>
          </w:tcPr>
          <w:p w14:paraId="04790B30" w14:textId="133647F9" w:rsidR="00D77473" w:rsidRPr="00361A40" w:rsidRDefault="00D77473" w:rsidP="00D77473">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color w:val="auto"/>
                <w:sz w:val="20"/>
                <w:szCs w:val="20"/>
                <w:lang w:val="en-IN" w:eastAsia="en-IN"/>
              </w:rPr>
            </w:pPr>
            <w:r>
              <w:rPr>
                <w:rFonts w:ascii="Montserrat" w:eastAsia="Times New Roman" w:hAnsi="Montserrat" w:cs="Times New Roman"/>
                <w:color w:val="auto"/>
                <w:sz w:val="20"/>
                <w:szCs w:val="20"/>
                <w:lang w:val="en-IN" w:eastAsia="en-IN"/>
              </w:rPr>
              <w:t>Allocation</w:t>
            </w:r>
          </w:p>
        </w:tc>
        <w:tc>
          <w:tcPr>
            <w:tcW w:w="1306" w:type="pct"/>
            <w:noWrap/>
            <w:vAlign w:val="center"/>
          </w:tcPr>
          <w:p w14:paraId="32AEF4D9" w14:textId="2473C857" w:rsidR="00D77473" w:rsidRPr="00361A40" w:rsidRDefault="00D77473" w:rsidP="00D77473">
            <w:pPr>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color w:val="auto"/>
                <w:sz w:val="20"/>
                <w:szCs w:val="20"/>
                <w:lang w:val="en-IN" w:eastAsia="en-IN"/>
              </w:rPr>
            </w:pPr>
            <w:r>
              <w:rPr>
                <w:rFonts w:ascii="Montserrat" w:eastAsia="Times New Roman" w:hAnsi="Montserrat" w:cs="Times New Roman"/>
                <w:color w:val="auto"/>
                <w:sz w:val="20"/>
                <w:szCs w:val="20"/>
                <w:lang w:val="en-IN" w:eastAsia="en-IN"/>
              </w:rPr>
              <w:t>Duration (weeks)</w:t>
            </w:r>
          </w:p>
        </w:tc>
      </w:tr>
      <w:tr w:rsidR="00715B9D" w:rsidRPr="00C02C4C" w14:paraId="2818B1AC" w14:textId="77777777" w:rsidTr="0063287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883" w:type="pct"/>
            <w:noWrap/>
          </w:tcPr>
          <w:p w14:paraId="34159598" w14:textId="4275FC59" w:rsidR="00715B9D" w:rsidRPr="00715B9D" w:rsidRDefault="00715B9D" w:rsidP="00715B9D">
            <w:pPr>
              <w:jc w:val="center"/>
              <w:rPr>
                <w:rFonts w:ascii="Montserrat" w:hAnsi="Montserrat" w:cs="Arial"/>
                <w:b w:val="0"/>
                <w:bCs w:val="0"/>
                <w:kern w:val="24"/>
                <w:sz w:val="20"/>
                <w:szCs w:val="20"/>
              </w:rPr>
            </w:pPr>
            <w:bookmarkStart w:id="123" w:name="_Hlk208646620"/>
            <w:r>
              <w:rPr>
                <w:b w:val="0"/>
                <w:bCs w:val="0"/>
              </w:rPr>
              <w:lastRenderedPageBreak/>
              <w:t xml:space="preserve">AI Architect </w:t>
            </w:r>
          </w:p>
        </w:tc>
        <w:tc>
          <w:tcPr>
            <w:tcW w:w="813" w:type="pct"/>
            <w:noWrap/>
            <w:vAlign w:val="center"/>
          </w:tcPr>
          <w:p w14:paraId="3B18ABCE" w14:textId="5B32E8FB" w:rsidR="00715B9D" w:rsidRPr="00361A40" w:rsidRDefault="00715B9D" w:rsidP="00715B9D">
            <w:pPr>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0"/>
                <w:szCs w:val="20"/>
                <w:lang w:val="en-IN" w:eastAsia="en-IN"/>
              </w:rPr>
            </w:pPr>
            <w:r>
              <w:rPr>
                <w:rFonts w:ascii="Montserrat" w:eastAsia="Times New Roman" w:hAnsi="Montserrat" w:cs="Times New Roman"/>
                <w:sz w:val="20"/>
                <w:szCs w:val="20"/>
                <w:lang w:val="en-IN" w:eastAsia="en-IN"/>
              </w:rPr>
              <w:t>1</w:t>
            </w:r>
          </w:p>
        </w:tc>
        <w:tc>
          <w:tcPr>
            <w:tcW w:w="998" w:type="pct"/>
            <w:noWrap/>
            <w:vAlign w:val="center"/>
          </w:tcPr>
          <w:p w14:paraId="3C83D188" w14:textId="391271B0" w:rsidR="00715B9D" w:rsidRPr="006F199C" w:rsidRDefault="006F199C" w:rsidP="00715B9D">
            <w:pPr>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0"/>
                <w:szCs w:val="20"/>
                <w:highlight w:val="yellow"/>
                <w:lang w:val="en-IN" w:eastAsia="en-IN"/>
              </w:rPr>
            </w:pPr>
            <w:r>
              <w:rPr>
                <w:rFonts w:ascii="Montserrat" w:hAnsi="Montserrat" w:cs="Arial"/>
                <w:kern w:val="24"/>
                <w:sz w:val="20"/>
                <w:szCs w:val="20"/>
                <w:highlight w:val="yellow"/>
              </w:rPr>
              <w:t>50%</w:t>
            </w:r>
          </w:p>
        </w:tc>
        <w:tc>
          <w:tcPr>
            <w:tcW w:w="1306" w:type="pct"/>
            <w:noWrap/>
            <w:vAlign w:val="center"/>
          </w:tcPr>
          <w:p w14:paraId="280A2420" w14:textId="1985D980" w:rsidR="00715B9D" w:rsidRPr="00715B9D" w:rsidRDefault="00DA0193" w:rsidP="00715B9D">
            <w:pPr>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0"/>
                <w:szCs w:val="20"/>
                <w:highlight w:val="yellow"/>
                <w:lang w:val="en-IN" w:eastAsia="en-IN"/>
              </w:rPr>
            </w:pPr>
            <w:r>
              <w:rPr>
                <w:rFonts w:ascii="Montserrat" w:eastAsia="Times New Roman" w:hAnsi="Montserrat" w:cs="Times New Roman"/>
                <w:sz w:val="20"/>
                <w:szCs w:val="20"/>
                <w:highlight w:val="yellow"/>
                <w:lang w:val="en-IN" w:eastAsia="en-IN"/>
              </w:rPr>
              <w:t>20</w:t>
            </w:r>
          </w:p>
        </w:tc>
      </w:tr>
      <w:tr w:rsidR="00715B9D" w:rsidRPr="00C02C4C" w14:paraId="00C9DDE8" w14:textId="77777777" w:rsidTr="00632871">
        <w:trPr>
          <w:trHeight w:val="324"/>
        </w:trPr>
        <w:tc>
          <w:tcPr>
            <w:cnfStyle w:val="001000000000" w:firstRow="0" w:lastRow="0" w:firstColumn="1" w:lastColumn="0" w:oddVBand="0" w:evenVBand="0" w:oddHBand="0" w:evenHBand="0" w:firstRowFirstColumn="0" w:firstRowLastColumn="0" w:lastRowFirstColumn="0" w:lastRowLastColumn="0"/>
            <w:tcW w:w="1883" w:type="pct"/>
            <w:noWrap/>
          </w:tcPr>
          <w:p w14:paraId="5664E95A" w14:textId="49647E18" w:rsidR="00715B9D" w:rsidRPr="00715B9D" w:rsidRDefault="00715B9D" w:rsidP="00715B9D">
            <w:pPr>
              <w:jc w:val="center"/>
              <w:rPr>
                <w:rFonts w:ascii="Montserrat" w:hAnsi="Montserrat" w:cs="Arial"/>
                <w:b w:val="0"/>
                <w:bCs w:val="0"/>
                <w:kern w:val="24"/>
                <w:sz w:val="20"/>
                <w:szCs w:val="20"/>
              </w:rPr>
            </w:pPr>
            <w:r>
              <w:rPr>
                <w:b w:val="0"/>
                <w:bCs w:val="0"/>
              </w:rPr>
              <w:t xml:space="preserve">AI/ML Engineer </w:t>
            </w:r>
          </w:p>
        </w:tc>
        <w:tc>
          <w:tcPr>
            <w:tcW w:w="813" w:type="pct"/>
            <w:noWrap/>
            <w:vAlign w:val="center"/>
          </w:tcPr>
          <w:p w14:paraId="785901AD" w14:textId="2025F7EF" w:rsidR="00715B9D" w:rsidRPr="00361A40" w:rsidRDefault="00715B9D" w:rsidP="00715B9D">
            <w:pPr>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0"/>
                <w:szCs w:val="20"/>
                <w:lang w:val="en-IN" w:eastAsia="en-IN"/>
              </w:rPr>
            </w:pPr>
            <w:r>
              <w:rPr>
                <w:rFonts w:ascii="Montserrat" w:eastAsia="Times New Roman" w:hAnsi="Montserrat" w:cs="Times New Roman"/>
                <w:sz w:val="20"/>
                <w:szCs w:val="20"/>
                <w:lang w:val="en-IN" w:eastAsia="en-IN"/>
              </w:rPr>
              <w:t>3</w:t>
            </w:r>
          </w:p>
        </w:tc>
        <w:tc>
          <w:tcPr>
            <w:tcW w:w="998" w:type="pct"/>
            <w:noWrap/>
            <w:vAlign w:val="center"/>
          </w:tcPr>
          <w:p w14:paraId="09A23DD7" w14:textId="08AD07FF" w:rsidR="00715B9D" w:rsidRPr="006F199C" w:rsidRDefault="00715B9D" w:rsidP="00715B9D">
            <w:pPr>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0"/>
                <w:szCs w:val="20"/>
                <w:highlight w:val="yellow"/>
                <w:lang w:val="en-IN" w:eastAsia="en-IN"/>
              </w:rPr>
            </w:pPr>
            <w:r>
              <w:rPr>
                <w:rFonts w:ascii="Montserrat" w:hAnsi="Montserrat" w:cs="Arial"/>
                <w:kern w:val="24"/>
                <w:sz w:val="20"/>
                <w:szCs w:val="20"/>
                <w:highlight w:val="yellow"/>
              </w:rPr>
              <w:t>100%</w:t>
            </w:r>
          </w:p>
        </w:tc>
        <w:tc>
          <w:tcPr>
            <w:tcW w:w="1306" w:type="pct"/>
            <w:noWrap/>
            <w:vAlign w:val="center"/>
          </w:tcPr>
          <w:p w14:paraId="302B1B7A" w14:textId="5D786878" w:rsidR="00715B9D" w:rsidRPr="00715B9D" w:rsidRDefault="00DA0193" w:rsidP="00715B9D">
            <w:pPr>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0"/>
                <w:szCs w:val="20"/>
                <w:highlight w:val="yellow"/>
                <w:lang w:val="en-IN" w:eastAsia="en-IN"/>
              </w:rPr>
            </w:pPr>
            <w:r>
              <w:rPr>
                <w:rFonts w:ascii="Montserrat" w:eastAsia="Times New Roman" w:hAnsi="Montserrat" w:cs="Times New Roman"/>
                <w:sz w:val="20"/>
                <w:szCs w:val="20"/>
                <w:highlight w:val="yellow"/>
                <w:lang w:val="en-IN" w:eastAsia="en-IN"/>
              </w:rPr>
              <w:t>20</w:t>
            </w:r>
          </w:p>
        </w:tc>
      </w:tr>
      <w:tr w:rsidR="00715B9D" w:rsidRPr="00C02C4C" w14:paraId="71B4725A" w14:textId="77777777" w:rsidTr="00632871">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883" w:type="pct"/>
            <w:noWrap/>
          </w:tcPr>
          <w:p w14:paraId="5B52C4CD" w14:textId="52EBFC78" w:rsidR="00715B9D" w:rsidRPr="00715B9D" w:rsidRDefault="00715B9D" w:rsidP="00715B9D">
            <w:pPr>
              <w:jc w:val="center"/>
              <w:rPr>
                <w:rFonts w:ascii="Montserrat" w:hAnsi="Montserrat" w:cs="Arial"/>
                <w:b w:val="0"/>
                <w:bCs w:val="0"/>
                <w:kern w:val="24"/>
                <w:sz w:val="20"/>
                <w:szCs w:val="20"/>
              </w:rPr>
            </w:pPr>
            <w:r>
              <w:rPr>
                <w:b w:val="0"/>
                <w:bCs w:val="0"/>
              </w:rPr>
              <w:t xml:space="preserve">Data Engineer </w:t>
            </w:r>
          </w:p>
        </w:tc>
        <w:tc>
          <w:tcPr>
            <w:tcW w:w="813" w:type="pct"/>
            <w:noWrap/>
            <w:vAlign w:val="center"/>
          </w:tcPr>
          <w:p w14:paraId="1154DD2B" w14:textId="3DBF3B8B" w:rsidR="00715B9D" w:rsidRPr="00361A40" w:rsidRDefault="00715B9D" w:rsidP="00715B9D">
            <w:pPr>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0"/>
                <w:szCs w:val="20"/>
                <w:lang w:val="en-IN" w:eastAsia="en-IN"/>
              </w:rPr>
            </w:pPr>
            <w:r>
              <w:rPr>
                <w:rFonts w:ascii="Montserrat" w:eastAsia="Times New Roman" w:hAnsi="Montserrat" w:cs="Times New Roman"/>
                <w:sz w:val="20"/>
                <w:szCs w:val="20"/>
                <w:lang w:val="en-IN" w:eastAsia="en-IN"/>
              </w:rPr>
              <w:t>1</w:t>
            </w:r>
          </w:p>
        </w:tc>
        <w:tc>
          <w:tcPr>
            <w:tcW w:w="998" w:type="pct"/>
            <w:noWrap/>
            <w:vAlign w:val="center"/>
          </w:tcPr>
          <w:p w14:paraId="7FB580C0" w14:textId="71186706" w:rsidR="00715B9D" w:rsidRPr="006F199C" w:rsidRDefault="00715B9D" w:rsidP="00715B9D">
            <w:pPr>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0"/>
                <w:szCs w:val="20"/>
                <w:highlight w:val="yellow"/>
                <w:lang w:val="en-IN" w:eastAsia="en-IN"/>
              </w:rPr>
            </w:pPr>
            <w:r>
              <w:rPr>
                <w:rFonts w:ascii="Montserrat" w:hAnsi="Montserrat" w:cs="Arial"/>
                <w:kern w:val="24"/>
                <w:sz w:val="20"/>
                <w:szCs w:val="20"/>
                <w:highlight w:val="yellow"/>
              </w:rPr>
              <w:t>100%</w:t>
            </w:r>
          </w:p>
        </w:tc>
        <w:tc>
          <w:tcPr>
            <w:tcW w:w="1306" w:type="pct"/>
            <w:noWrap/>
            <w:vAlign w:val="center"/>
          </w:tcPr>
          <w:p w14:paraId="7119468D" w14:textId="6E546FC3" w:rsidR="00715B9D" w:rsidRPr="00715B9D" w:rsidRDefault="00DA0193" w:rsidP="00715B9D">
            <w:pPr>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0"/>
                <w:szCs w:val="20"/>
                <w:highlight w:val="yellow"/>
                <w:lang w:val="en-IN" w:eastAsia="en-IN"/>
              </w:rPr>
            </w:pPr>
            <w:r>
              <w:rPr>
                <w:rFonts w:ascii="Montserrat" w:eastAsia="Times New Roman" w:hAnsi="Montserrat" w:cs="Times New Roman"/>
                <w:sz w:val="20"/>
                <w:szCs w:val="20"/>
                <w:highlight w:val="yellow"/>
                <w:lang w:val="en-IN" w:eastAsia="en-IN"/>
              </w:rPr>
              <w:t>20</w:t>
            </w:r>
          </w:p>
        </w:tc>
      </w:tr>
      <w:tr w:rsidR="00715B9D" w:rsidRPr="00C02C4C" w14:paraId="32E44888" w14:textId="77777777" w:rsidTr="00632871">
        <w:trPr>
          <w:trHeight w:val="324"/>
        </w:trPr>
        <w:tc>
          <w:tcPr>
            <w:cnfStyle w:val="001000000000" w:firstRow="0" w:lastRow="0" w:firstColumn="1" w:lastColumn="0" w:oddVBand="0" w:evenVBand="0" w:oddHBand="0" w:evenHBand="0" w:firstRowFirstColumn="0" w:firstRowLastColumn="0" w:lastRowFirstColumn="0" w:lastRowLastColumn="0"/>
            <w:tcW w:w="1883" w:type="pct"/>
            <w:noWrap/>
          </w:tcPr>
          <w:p w14:paraId="3293CC86" w14:textId="5B00608D" w:rsidR="00715B9D" w:rsidRPr="00715B9D" w:rsidRDefault="00715B9D" w:rsidP="00715B9D">
            <w:pPr>
              <w:jc w:val="center"/>
              <w:rPr>
                <w:rFonts w:ascii="Montserrat" w:hAnsi="Montserrat" w:cs="Arial"/>
                <w:b w:val="0"/>
                <w:bCs w:val="0"/>
                <w:kern w:val="24"/>
                <w:sz w:val="20"/>
                <w:szCs w:val="20"/>
              </w:rPr>
            </w:pPr>
            <w:r>
              <w:rPr>
                <w:b w:val="0"/>
                <w:bCs w:val="0"/>
              </w:rPr>
              <w:t xml:space="preserve">Cloud Engineer </w:t>
            </w:r>
          </w:p>
        </w:tc>
        <w:tc>
          <w:tcPr>
            <w:tcW w:w="813" w:type="pct"/>
            <w:noWrap/>
            <w:vAlign w:val="center"/>
          </w:tcPr>
          <w:p w14:paraId="6B1A04D2" w14:textId="59E162C3" w:rsidR="00715B9D" w:rsidRPr="00361A40" w:rsidRDefault="00715B9D" w:rsidP="00715B9D">
            <w:pPr>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0"/>
                <w:szCs w:val="20"/>
                <w:lang w:val="en-IN" w:eastAsia="en-IN"/>
              </w:rPr>
            </w:pPr>
            <w:r>
              <w:rPr>
                <w:rFonts w:ascii="Montserrat" w:eastAsia="Times New Roman" w:hAnsi="Montserrat" w:cs="Times New Roman"/>
                <w:sz w:val="20"/>
                <w:szCs w:val="20"/>
                <w:lang w:val="en-IN" w:eastAsia="en-IN"/>
              </w:rPr>
              <w:t>1</w:t>
            </w:r>
          </w:p>
        </w:tc>
        <w:tc>
          <w:tcPr>
            <w:tcW w:w="998" w:type="pct"/>
            <w:noWrap/>
            <w:vAlign w:val="center"/>
          </w:tcPr>
          <w:p w14:paraId="6037EBD1" w14:textId="44660A1F" w:rsidR="00715B9D" w:rsidRPr="006F199C" w:rsidRDefault="006F199C" w:rsidP="00715B9D">
            <w:pPr>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0"/>
                <w:szCs w:val="20"/>
                <w:highlight w:val="yellow"/>
                <w:lang w:val="en-IN" w:eastAsia="en-IN"/>
              </w:rPr>
            </w:pPr>
            <w:r>
              <w:rPr>
                <w:rFonts w:ascii="Montserrat" w:hAnsi="Montserrat" w:cs="Arial"/>
                <w:kern w:val="24"/>
                <w:sz w:val="20"/>
                <w:szCs w:val="20"/>
                <w:highlight w:val="yellow"/>
              </w:rPr>
              <w:t>100%</w:t>
            </w:r>
          </w:p>
        </w:tc>
        <w:tc>
          <w:tcPr>
            <w:tcW w:w="1306" w:type="pct"/>
            <w:noWrap/>
            <w:vAlign w:val="center"/>
          </w:tcPr>
          <w:p w14:paraId="5C5E90C2" w14:textId="003A475A" w:rsidR="00715B9D" w:rsidRPr="00715B9D" w:rsidRDefault="00DA0193" w:rsidP="00715B9D">
            <w:pPr>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0"/>
                <w:szCs w:val="20"/>
                <w:highlight w:val="yellow"/>
                <w:lang w:val="en-IN" w:eastAsia="en-IN"/>
              </w:rPr>
            </w:pPr>
            <w:r>
              <w:rPr>
                <w:rFonts w:ascii="Montserrat" w:eastAsia="Times New Roman" w:hAnsi="Montserrat" w:cs="Times New Roman"/>
                <w:sz w:val="20"/>
                <w:szCs w:val="20"/>
                <w:highlight w:val="yellow"/>
                <w:lang w:val="en-IN" w:eastAsia="en-IN"/>
              </w:rPr>
              <w:t>20</w:t>
            </w:r>
          </w:p>
        </w:tc>
      </w:tr>
      <w:bookmarkEnd w:id="123"/>
    </w:tbl>
    <w:p w14:paraId="6B4C992A" w14:textId="77777777" w:rsidR="00287F78" w:rsidRDefault="00287F78" w:rsidP="433E8CD4">
      <w:pPr>
        <w:rPr>
          <w:rFonts w:ascii="Montserrat" w:hAnsi="Montserrat" w:cstheme="minorHAnsi"/>
          <w:sz w:val="20"/>
          <w:szCs w:val="20"/>
        </w:rPr>
      </w:pPr>
    </w:p>
    <w:p w14:paraId="02B7637B" w14:textId="77777777" w:rsidR="00100B45" w:rsidRDefault="00000000">
      <w:pPr>
        <w:jc w:val="both"/>
        <w:rPr>
          <w:rFonts w:ascii="Montserrat" w:hAnsi="Montserrat"/>
          <w:sz w:val="20"/>
          <w:szCs w:val="20"/>
          <w:lang w:val="en-IN"/>
        </w:rPr>
      </w:pPr>
      <w:r>
        <w:rPr>
          <w:rFonts w:ascii="Montserrat" w:hAnsi="Montserrat"/>
          <w:b/>
          <w:bCs/>
          <w:sz w:val="20"/>
          <w:szCs w:val="20"/>
          <w:lang w:val="en-IN"/>
        </w:rPr>
        <w:t xml:space="preserve">Note on allocation. </w:t>
      </w:r>
      <w:r>
        <w:rPr>
          <w:rFonts w:ascii="Montserrat" w:hAnsi="Montserrat"/>
          <w:sz w:val="20"/>
          <w:szCs w:val="20"/>
          <w:lang w:val="en-IN"/>
        </w:rPr>
        <w:t>The allocation shown above is the average allocation of each role across the 20-week engagement. The planned week-by-week deployment of each role, including the ramp-up and ramp-down points, is set out in Section 3.6.</w:t>
      </w:r>
    </w:p>
    <w:p w14:paraId="722693B5" w14:textId="5856ADD7" w:rsidR="0061198B" w:rsidRPr="00E76A2B" w:rsidRDefault="024BDF6F" w:rsidP="433E8CD4">
      <w:pPr>
        <w:rPr>
          <w:rFonts w:ascii="Montserrat" w:hAnsi="Montserrat" w:cstheme="minorHAnsi"/>
          <w:sz w:val="20"/>
          <w:szCs w:val="20"/>
        </w:rPr>
      </w:pPr>
      <w:r>
        <w:rPr>
          <w:rFonts w:ascii="Montserrat" w:hAnsi="Montserrat" w:cstheme="minorHAnsi"/>
          <w:sz w:val="20"/>
          <w:szCs w:val="20"/>
        </w:rPr>
        <w:t>Note</w:t>
      </w:r>
      <w:r>
        <w:rPr>
          <w:rFonts w:ascii="Montserrat" w:hAnsi="Montserrat" w:cstheme="minorHAnsi"/>
          <w:sz w:val="20"/>
          <w:szCs w:val="20"/>
          <w:highlight w:val="yellow"/>
        </w:rPr>
        <w:t>: Program Manager</w:t>
      </w:r>
      <w:r>
        <w:rPr>
          <w:rFonts w:ascii="Montserrat" w:hAnsi="Montserrat" w:cstheme="minorHAnsi"/>
          <w:sz w:val="20"/>
          <w:szCs w:val="20"/>
        </w:rPr>
        <w:t xml:space="preserve"> are QualiZeal investment added to the team to ensure collaboration and communication with Nova team.</w:t>
      </w:r>
    </w:p>
    <w:p w14:paraId="3E5165B8" w14:textId="740A6556" w:rsidR="433E8CD4" w:rsidRPr="00C02C4C" w:rsidRDefault="433E8CD4"/>
    <w:p w14:paraId="38D255F1" w14:textId="33174D91" w:rsidR="00362B08" w:rsidRPr="00C02C4C" w:rsidRDefault="6357419E" w:rsidP="2DEB12B2">
      <w:pPr>
        <w:rPr>
          <w:rFonts w:ascii="Montserrat" w:hAnsi="Montserrat"/>
          <w:b/>
          <w:bCs/>
        </w:rPr>
      </w:pPr>
      <w:r>
        <w:rPr>
          <w:rFonts w:ascii="Montserrat" w:hAnsi="Montserrat"/>
          <w:b/>
          <w:bCs/>
        </w:rPr>
        <w:t xml:space="preserve">Total cost of the services for this </w:t>
      </w:r>
      <w:r>
        <w:rPr>
          <w:rFonts w:ascii="Montserrat" w:hAnsi="Montserrat"/>
          <w:b/>
          <w:bCs/>
          <w:highlight w:val="yellow"/>
        </w:rPr>
        <w:t>SoW is $</w:t>
      </w:r>
      <w:r>
        <w:rPr>
          <w:rFonts w:ascii="Montserrat" w:hAnsi="Montserrat"/>
          <w:b/>
          <w:bCs/>
        </w:rPr>
        <w:t xml:space="preserve">  </w:t>
      </w:r>
    </w:p>
    <w:p w14:paraId="1C73F15B" w14:textId="77777777" w:rsidR="00362B08" w:rsidRPr="00C02C4C" w:rsidRDefault="00362B08" w:rsidP="008A7B90">
      <w:pPr>
        <w:jc w:val="both"/>
        <w:rPr>
          <w:rFonts w:ascii="Montserrat" w:hAnsi="Montserrat" w:cstheme="minorHAnsi"/>
          <w:sz w:val="22"/>
          <w:szCs w:val="22"/>
        </w:rPr>
      </w:pPr>
    </w:p>
    <w:p w14:paraId="33D33FFB" w14:textId="5E5298CA" w:rsidR="0078301E" w:rsidRDefault="0031186F" w:rsidP="002F628E">
      <w:pPr>
        <w:pStyle w:val="Heading2"/>
        <w:rPr>
          <w:rStyle w:val="SubtleEmphasis"/>
          <w:b w:val="0"/>
          <w:bCs w:val="0"/>
          <w:i w:val="0"/>
          <w:iCs w:val="0"/>
          <w:color w:val="auto"/>
        </w:rPr>
      </w:pPr>
      <w:r>
        <w:rPr>
          <w:rStyle w:val="SubtleEmphasis"/>
          <w:b w:val="0"/>
          <w:bCs w:val="0"/>
          <w:i w:val="0"/>
          <w:iCs w:val="0"/>
          <w:color w:val="auto"/>
        </w:rPr>
        <w:t xml:space="preserve"> </w:t>
      </w:r>
      <w:bookmarkStart w:id="124" w:name="_Toc238030437"/>
      <w:r>
        <w:rPr>
          <w:rStyle w:val="SubtleEmphasis"/>
          <w:b w:val="0"/>
          <w:bCs w:val="0"/>
          <w:i w:val="0"/>
          <w:iCs w:val="0"/>
          <w:color w:val="auto"/>
        </w:rPr>
        <w:t>Payment Terms</w:t>
      </w:r>
      <w:bookmarkEnd w:id="124"/>
      <w:r>
        <w:rPr>
          <w:rStyle w:val="SubtleEmphasis"/>
          <w:b w:val="0"/>
          <w:bCs w:val="0"/>
          <w:i w:val="0"/>
          <w:iCs w:val="0"/>
          <w:color w:val="auto"/>
        </w:rPr>
        <w:t xml:space="preserve"> </w:t>
      </w:r>
    </w:p>
    <w:p w14:paraId="60689CC4" w14:textId="77777777" w:rsidR="008317F9" w:rsidRDefault="008317F9" w:rsidP="008317F9"/>
    <w:p w14:paraId="044515D1" w14:textId="77777777" w:rsidR="008317F9" w:rsidRPr="00B625BB" w:rsidRDefault="008317F9" w:rsidP="008317F9">
      <w:pPr>
        <w:pStyle w:val="ListParagraph"/>
        <w:numPr>
          <w:ilvl w:val="0"/>
          <w:numId w:val="51"/>
        </w:numPr>
        <w:spacing w:line="240" w:lineRule="auto"/>
        <w:jc w:val="both"/>
        <w:rPr>
          <w:rFonts w:ascii="Montserrat" w:hAnsi="Montserrat" w:cstheme="minorHAnsi"/>
          <w:sz w:val="20"/>
          <w:szCs w:val="20"/>
        </w:rPr>
      </w:pPr>
      <w:r>
        <w:rPr>
          <w:rFonts w:ascii="Montserrat" w:hAnsi="Montserrat" w:cstheme="minorHAnsi"/>
          <w:sz w:val="20"/>
          <w:szCs w:val="20"/>
        </w:rPr>
        <w:t>Net Payment Terms: 30 days</w:t>
      </w:r>
    </w:p>
    <w:p w14:paraId="6962A43A" w14:textId="77777777" w:rsidR="008317F9" w:rsidRPr="00B625BB" w:rsidRDefault="008317F9" w:rsidP="008317F9">
      <w:pPr>
        <w:pStyle w:val="ListParagraph"/>
        <w:numPr>
          <w:ilvl w:val="0"/>
          <w:numId w:val="51"/>
        </w:numPr>
        <w:spacing w:line="240" w:lineRule="auto"/>
        <w:jc w:val="both"/>
        <w:rPr>
          <w:rFonts w:ascii="Montserrat" w:hAnsi="Montserrat" w:cstheme="minorHAnsi"/>
          <w:sz w:val="20"/>
          <w:szCs w:val="20"/>
        </w:rPr>
      </w:pPr>
      <w:r>
        <w:rPr>
          <w:rFonts w:ascii="Montserrat" w:hAnsi="Montserrat" w:cstheme="minorHAnsi"/>
          <w:sz w:val="20"/>
          <w:szCs w:val="20"/>
        </w:rPr>
        <w:t>The above prices do not include any taxes and duties.</w:t>
      </w:r>
    </w:p>
    <w:p w14:paraId="084332D8" w14:textId="77777777" w:rsidR="008317F9" w:rsidRPr="00B625BB" w:rsidRDefault="008317F9" w:rsidP="008317F9">
      <w:pPr>
        <w:pStyle w:val="ListParagraph"/>
        <w:numPr>
          <w:ilvl w:val="0"/>
          <w:numId w:val="51"/>
        </w:numPr>
        <w:spacing w:line="240" w:lineRule="auto"/>
        <w:jc w:val="both"/>
        <w:rPr>
          <w:rFonts w:ascii="Montserrat" w:hAnsi="Montserrat" w:cstheme="minorHAnsi"/>
          <w:sz w:val="20"/>
          <w:szCs w:val="20"/>
        </w:rPr>
      </w:pPr>
      <w:r>
        <w:rPr>
          <w:rFonts w:ascii="Montserrat" w:hAnsi="Montserrat"/>
          <w:sz w:val="20"/>
          <w:szCs w:val="20"/>
        </w:rPr>
        <w:t>QualiZeal will require 2 weeks’ notice from the date of signature to board the team and 30 days' written notice to ramp down the resources.</w:t>
      </w:r>
    </w:p>
    <w:p w14:paraId="15023FEB" w14:textId="77777777" w:rsidR="008317F9" w:rsidRPr="00B625BB" w:rsidRDefault="008317F9" w:rsidP="008317F9">
      <w:pPr>
        <w:pStyle w:val="ListParagraph"/>
        <w:numPr>
          <w:ilvl w:val="0"/>
          <w:numId w:val="51"/>
        </w:numPr>
        <w:spacing w:line="240" w:lineRule="auto"/>
        <w:jc w:val="both"/>
        <w:rPr>
          <w:rFonts w:ascii="Montserrat" w:hAnsi="Montserrat" w:cstheme="minorHAnsi"/>
          <w:sz w:val="20"/>
          <w:szCs w:val="20"/>
        </w:rPr>
      </w:pPr>
      <w:r>
        <w:rPr>
          <w:rFonts w:ascii="Montserrat" w:hAnsi="Montserrat" w:cstheme="minorHAnsi"/>
          <w:sz w:val="20"/>
          <w:szCs w:val="20"/>
        </w:rPr>
        <w:t>The payment terms for the SoW do not include the cost of tools and licensing, and such expenses are not a part of the above pricing mentioned in the SoW.</w:t>
      </w:r>
    </w:p>
    <w:p w14:paraId="125ADDBC" w14:textId="77777777" w:rsidR="008317F9" w:rsidRPr="00B625BB" w:rsidRDefault="008317F9" w:rsidP="008317F9">
      <w:pPr>
        <w:pStyle w:val="ListParagraph"/>
        <w:numPr>
          <w:ilvl w:val="0"/>
          <w:numId w:val="51"/>
        </w:numPr>
        <w:spacing w:line="240" w:lineRule="auto"/>
        <w:jc w:val="both"/>
        <w:rPr>
          <w:rFonts w:ascii="Montserrat" w:hAnsi="Montserrat" w:cstheme="minorHAnsi"/>
          <w:sz w:val="20"/>
          <w:szCs w:val="20"/>
        </w:rPr>
      </w:pPr>
      <w:r>
        <w:rPr>
          <w:rFonts w:ascii="Montserrat" w:hAnsi="Montserrat" w:cstheme="minorHAnsi"/>
          <w:sz w:val="20"/>
          <w:szCs w:val="20"/>
        </w:rPr>
        <w:t>Travel, Accommodation, and Expenses of QualiZeal resources to the client location will be billed at present (with prior client approvals).</w:t>
      </w:r>
    </w:p>
    <w:p w14:paraId="1EB311F1" w14:textId="59923DE0" w:rsidR="009F2DFA" w:rsidRPr="00C02C4C" w:rsidRDefault="5981EEF7" w:rsidP="3F9B90E6">
      <w:pPr>
        <w:pStyle w:val="Heading1"/>
        <w:shd w:val="clear" w:color="auto" w:fill="auto"/>
        <w:rPr>
          <w:rStyle w:val="BookTitle"/>
          <w:i w:val="0"/>
          <w:iCs w:val="0"/>
          <w:spacing w:val="0"/>
        </w:rPr>
      </w:pPr>
      <w:bookmarkStart w:id="125" w:name="_Toc238030438"/>
      <w:r>
        <w:rPr>
          <w:rStyle w:val="BookTitle"/>
          <w:i w:val="0"/>
          <w:iCs w:val="0"/>
          <w:spacing w:val="0"/>
        </w:rPr>
        <w:t>Assumptions</w:t>
      </w:r>
      <w:bookmarkEnd w:id="125"/>
    </w:p>
    <w:p w14:paraId="244389DD" w14:textId="77777777" w:rsidR="00AD4F06" w:rsidRPr="00C02C4C" w:rsidRDefault="00AD4F06" w:rsidP="004E3FD0">
      <w:pPr>
        <w:rPr>
          <w:rFonts w:ascii="Montserrat" w:hAnsi="Montserrat"/>
        </w:rPr>
      </w:pPr>
    </w:p>
    <w:p w14:paraId="6E5EC92B" w14:textId="77777777" w:rsidR="0009453D" w:rsidRPr="005E1040" w:rsidRDefault="0009453D" w:rsidP="002F628E">
      <w:pPr>
        <w:pStyle w:val="Heading2"/>
        <w:rPr>
          <w:color w:val="auto"/>
          <w:lang w:val="en-IN"/>
        </w:rPr>
      </w:pPr>
      <w:bookmarkStart w:id="126" w:name="_Toc238030439"/>
      <w:r>
        <w:rPr>
          <w:color w:val="auto"/>
          <w:lang w:val="en-IN"/>
        </w:rPr>
        <w:t>Project Requirement Management:</w:t>
      </w:r>
      <w:bookmarkEnd w:id="126"/>
    </w:p>
    <w:p w14:paraId="0F0E13C5" w14:textId="77777777" w:rsidR="00BE34BC" w:rsidRDefault="00BE34BC" w:rsidP="006F199C">
      <w:pPr>
        <w:pStyle w:val="ListParagraph"/>
        <w:ind w:left="936"/>
        <w:jc w:val="both"/>
        <w:rPr>
          <w:rFonts w:ascii="Montserrat" w:hAnsi="Montserrat"/>
          <w:sz w:val="20"/>
          <w:szCs w:val="20"/>
          <w:lang w:val="en-IN"/>
        </w:rPr>
      </w:pPr>
    </w:p>
    <w:p w14:paraId="2C972063" w14:textId="3D9B6F6A"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will provide the AWS environment for both Development and Production, together with the required service enablement, including Amazon Bedrock model access in the agreed region, on or before the project start date. </w:t>
      </w:r>
    </w:p>
    <w:p w14:paraId="3CC22F36" w14:textId="770BC5D3"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will provide the QualiZeal team with the necessary access to the AWS environment,</w:t>
      </w:r>
      <w:del w:id="127" w:author="Venkata Surya Vivek Panatula" w:date="2026-08-19T22:53:00Z" w16du:dateUtc="2026-08-19T17:23:00Z">
        <w:r>
          <w:rPr>
            <w:rFonts w:ascii="Montserrat" w:hAnsi="Montserrat"/>
            <w:sz w:val="20"/>
            <w:szCs w:val="20"/>
            <w:lang w:val="en-IN"/>
          </w:rPr>
          <w:delText xml:space="preserve"> the Nova QMS export mechanism, the relevant repositories, and the required infrastructure components. </w:delText>
        </w:r>
      </w:del>
    </w:p>
    <w:p w14:paraId="0099FBC5" w14:textId="77777777"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will provide the Microsoft Entra ID application registration, the group definitions, and the approvals required to federate Entra ID with Amazon Cognito. </w:t>
      </w:r>
    </w:p>
    <w:p w14:paraId="2E5C5D2E" w14:textId="77777777"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will provide representative sample documents for each document type in scope during the Discovery phase. </w:t>
      </w:r>
    </w:p>
    <w:p w14:paraId="286F726C" w14:textId="0708282B"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Any organizational policy, networking or security constraints applicable to the Nova AWS environment will be disclosed by Nova in advance and supported through the engagement. </w:t>
      </w:r>
    </w:p>
    <w:p w14:paraId="56856DDD" w14:textId="77777777"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will provide timely access to logs, telemetry and environments. </w:t>
      </w:r>
    </w:p>
    <w:p w14:paraId="57D4AA90" w14:textId="77777777"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will nominate subject matter experts for content review, evaluation and acceptance testing, and will make them available at the points indicated in the phase plan. </w:t>
      </w:r>
    </w:p>
    <w:p w14:paraId="14A02E6E" w14:textId="77777777"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 xml:space="preserve">Source documents in scope are expected to carry an extractable text layer. The proportion of Nova content meeting this condition is confirmed against sample </w:t>
      </w:r>
      <w:r>
        <w:rPr>
          <w:rFonts w:ascii="Montserrat" w:hAnsi="Montserrat"/>
          <w:sz w:val="20"/>
          <w:szCs w:val="20"/>
          <w:lang w:val="en-IN"/>
        </w:rPr>
        <w:lastRenderedPageBreak/>
        <w:t>documents during Increment INC-0, and the multimodal boundary set out in Section 3.3.5 applies. </w:t>
      </w:r>
    </w:p>
    <w:p w14:paraId="6021FCD0" w14:textId="68482C8B"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The languages supported under this SoW are English, Spanish, and French. </w:t>
      </w:r>
    </w:p>
    <w:p w14:paraId="12ECA303" w14:textId="77777777" w:rsidR="00BE34BC" w:rsidRPr="00BE34BC" w:rsidRDefault="00BE34BC"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will provide the necessary support and assistance required to complete the testing activities on time. </w:t>
      </w:r>
    </w:p>
    <w:p w14:paraId="4A3E1978" w14:textId="7848D847" w:rsidR="00BE34BC" w:rsidRPr="00632871" w:rsidRDefault="00BE34BC" w:rsidP="00632871">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will provide feedback and approval within 48 hours upon receiving the deliverables; if no feedback is received within 5 working days, then the deliverables will be deemed accepted. </w:t>
      </w:r>
    </w:p>
    <w:p w14:paraId="2B461F14" w14:textId="402AC75D" w:rsidR="006411E0" w:rsidRDefault="0009453D" w:rsidP="002F628E">
      <w:pPr>
        <w:pStyle w:val="Heading2"/>
        <w:rPr>
          <w:color w:val="auto"/>
          <w:lang w:val="en-IN"/>
        </w:rPr>
      </w:pPr>
      <w:bookmarkStart w:id="128" w:name="_Toc238030440"/>
      <w:r>
        <w:rPr>
          <w:color w:val="auto"/>
          <w:lang w:val="en-IN"/>
        </w:rPr>
        <w:t>Tools, Documentation, and Software Licenses:</w:t>
      </w:r>
      <w:bookmarkEnd w:id="128"/>
    </w:p>
    <w:p w14:paraId="1C5DF11F" w14:textId="77777777" w:rsidR="00090794" w:rsidRPr="00090794" w:rsidRDefault="00090794" w:rsidP="00090794">
      <w:pPr>
        <w:rPr>
          <w:lang w:val="en-IN"/>
        </w:rPr>
      </w:pPr>
    </w:p>
    <w:p w14:paraId="77E3A945" w14:textId="18318C5E" w:rsidR="00D40D16" w:rsidRPr="00D40D16" w:rsidRDefault="00D40D16" w:rsidP="00985E57">
      <w:pPr>
        <w:pStyle w:val="ListParagraph"/>
        <w:numPr>
          <w:ilvl w:val="0"/>
          <w:numId w:val="2"/>
        </w:numPr>
        <w:jc w:val="both"/>
        <w:rPr>
          <w:rFonts w:ascii="Montserrat" w:hAnsi="Montserrat"/>
          <w:sz w:val="20"/>
          <w:szCs w:val="20"/>
          <w:lang w:val="en-IN"/>
        </w:rPr>
      </w:pPr>
      <w:bookmarkStart w:id="129" w:name="_Text_fc0627f8f1d14402ba3392f3c50cfb8d"/>
      <w:r>
        <w:rPr>
          <w:rFonts w:ascii="Montserrat" w:hAnsi="Montserrat"/>
          <w:sz w:val="20"/>
          <w:szCs w:val="20"/>
          <w:lang w:val="en-IN"/>
        </w:rPr>
        <w:t>AWS infrastructure, AWS consumption and Amazon Bedrock model usage will be provided and borne by Nova within the Nova AWS environment and are not included in the pricing under this SoW. </w:t>
      </w:r>
    </w:p>
    <w:p w14:paraId="73E1B06D" w14:textId="77777777" w:rsidR="00D40D16" w:rsidRPr="00D40D16" w:rsidRDefault="00D40D16"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QualiZeal will provide a system with a minimum configuration of 8 GB RAM, Windows 11, and a Core i3 processor for development and testing, and arrange and bill any additional equipment expenses to the client as per actuals for higher system configurations. </w:t>
      </w:r>
    </w:p>
    <w:p w14:paraId="343A493F" w14:textId="77777777" w:rsidR="00D40D16" w:rsidRPr="00D40D16" w:rsidRDefault="00D40D16"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The project team will have access to all necessary tools and software licenses required to perform the development and testing activities. </w:t>
      </w:r>
    </w:p>
    <w:p w14:paraId="3B18D545" w14:textId="77777777" w:rsidR="00D40D16" w:rsidRPr="00D40D16" w:rsidRDefault="00D40D16"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will provide the current architecture documents, content and system access, and the necessary support and assistance required to complete the development activities on time. </w:t>
      </w:r>
    </w:p>
    <w:p w14:paraId="42BA9AAC" w14:textId="095C9CBD" w:rsidR="00D40D16" w:rsidRDefault="00D40D16" w:rsidP="00985E57">
      <w:pPr>
        <w:pStyle w:val="ListParagraph"/>
        <w:numPr>
          <w:ilvl w:val="0"/>
          <w:numId w:val="2"/>
        </w:numPr>
        <w:jc w:val="both"/>
        <w:rPr>
          <w:rFonts w:ascii="Montserrat" w:hAnsi="Montserrat"/>
          <w:sz w:val="20"/>
          <w:szCs w:val="20"/>
          <w:lang w:val="en-IN"/>
        </w:rPr>
      </w:pPr>
      <w:r>
        <w:rPr>
          <w:rFonts w:ascii="Montserrat" w:hAnsi="Montserrat"/>
          <w:sz w:val="20"/>
          <w:szCs w:val="20"/>
          <w:lang w:val="en-IN"/>
        </w:rPr>
        <w:t>QualiZeal will need the below tools and services to be enabled, or access provided within the Nova environment for successful execution of the Deliverables: </w:t>
      </w:r>
    </w:p>
    <w:p w14:paraId="0A9F1412" w14:textId="77777777" w:rsidR="00D40D16" w:rsidRDefault="00D40D16" w:rsidP="00D40D16">
      <w:pPr>
        <w:pStyle w:val="ListParagraph"/>
        <w:ind w:left="936"/>
        <w:jc w:val="both"/>
        <w:rPr>
          <w:rFonts w:ascii="Montserrat" w:hAnsi="Montserrat"/>
          <w:sz w:val="20"/>
          <w:szCs w:val="20"/>
          <w:lang w:val="en-IN"/>
        </w:rPr>
      </w:pPr>
    </w:p>
    <w:p w14:paraId="657E085C" w14:textId="77777777" w:rsidR="00D40D16" w:rsidRPr="00D40D16" w:rsidRDefault="00D40D16" w:rsidP="00985E57">
      <w:pPr>
        <w:pStyle w:val="ListParagraph"/>
        <w:numPr>
          <w:ilvl w:val="1"/>
          <w:numId w:val="2"/>
        </w:numPr>
        <w:jc w:val="both"/>
        <w:rPr>
          <w:rFonts w:ascii="Montserrat" w:hAnsi="Montserrat"/>
          <w:sz w:val="20"/>
          <w:szCs w:val="20"/>
          <w:lang w:val="en-IN"/>
        </w:rPr>
      </w:pPr>
      <w:r>
        <w:rPr>
          <w:rFonts w:ascii="Montserrat" w:hAnsi="Montserrat"/>
          <w:sz w:val="20"/>
          <w:szCs w:val="20"/>
          <w:lang w:val="en-IN"/>
        </w:rPr>
        <w:t>AWS account access for Development and Production environments </w:t>
      </w:r>
    </w:p>
    <w:p w14:paraId="2F138C03" w14:textId="77777777" w:rsidR="00D40D16" w:rsidRPr="00D40D16" w:rsidRDefault="00D40D16" w:rsidP="00985E57">
      <w:pPr>
        <w:pStyle w:val="ListParagraph"/>
        <w:numPr>
          <w:ilvl w:val="1"/>
          <w:numId w:val="2"/>
        </w:numPr>
        <w:jc w:val="both"/>
        <w:rPr>
          <w:rFonts w:ascii="Montserrat" w:hAnsi="Montserrat"/>
          <w:sz w:val="20"/>
          <w:szCs w:val="20"/>
          <w:lang w:val="en-IN"/>
        </w:rPr>
      </w:pPr>
      <w:r>
        <w:rPr>
          <w:rFonts w:ascii="Montserrat" w:hAnsi="Montserrat"/>
          <w:sz w:val="20"/>
          <w:szCs w:val="20"/>
          <w:lang w:val="en-IN"/>
        </w:rPr>
        <w:t>Amazon Bedrock model access, Amazon Bedrock Knowledge Bases and Amazon Bedrock Guardrails </w:t>
      </w:r>
    </w:p>
    <w:p w14:paraId="1BEF19B9" w14:textId="77777777" w:rsidR="00D40D16" w:rsidRPr="00D40D16" w:rsidRDefault="00D40D16" w:rsidP="00985E57">
      <w:pPr>
        <w:pStyle w:val="ListParagraph"/>
        <w:numPr>
          <w:ilvl w:val="1"/>
          <w:numId w:val="2"/>
        </w:numPr>
        <w:jc w:val="both"/>
        <w:rPr>
          <w:rFonts w:ascii="Montserrat" w:hAnsi="Montserrat"/>
          <w:sz w:val="20"/>
          <w:szCs w:val="20"/>
          <w:lang w:val="en-IN"/>
        </w:rPr>
      </w:pPr>
      <w:r>
        <w:rPr>
          <w:rFonts w:ascii="Montserrat" w:hAnsi="Montserrat"/>
          <w:sz w:val="20"/>
          <w:szCs w:val="20"/>
          <w:lang w:val="en-IN"/>
        </w:rPr>
        <w:t>Amazon S3, Amazon EventBridge, Amazon SQS, AWS Step Functions, Amazon DynamoDB, Amazon ECS Fargate, Amazon CloudFront and Amazon Athena </w:t>
      </w:r>
    </w:p>
    <w:p w14:paraId="3EBA7E63" w14:textId="77777777" w:rsidR="00D40D16" w:rsidRPr="00D40D16" w:rsidRDefault="00D40D16" w:rsidP="00985E57">
      <w:pPr>
        <w:pStyle w:val="ListParagraph"/>
        <w:numPr>
          <w:ilvl w:val="1"/>
          <w:numId w:val="2"/>
        </w:numPr>
        <w:jc w:val="both"/>
        <w:rPr>
          <w:rFonts w:ascii="Montserrat" w:hAnsi="Montserrat"/>
          <w:sz w:val="20"/>
          <w:szCs w:val="20"/>
          <w:lang w:val="en-IN"/>
        </w:rPr>
      </w:pPr>
      <w:r>
        <w:rPr>
          <w:rFonts w:ascii="Montserrat" w:hAnsi="Montserrat"/>
          <w:sz w:val="20"/>
          <w:szCs w:val="20"/>
          <w:lang w:val="en-IN"/>
        </w:rPr>
        <w:t>Microsoft Entra ID application registration and Amazon Cognito </w:t>
      </w:r>
    </w:p>
    <w:p w14:paraId="138F6DF0" w14:textId="77777777" w:rsidR="00D40D16" w:rsidRPr="00D40D16" w:rsidDel="00C24505" w:rsidRDefault="00D40D16" w:rsidP="00985E57">
      <w:pPr>
        <w:pStyle w:val="ListParagraph"/>
        <w:numPr>
          <w:ilvl w:val="1"/>
          <w:numId w:val="2"/>
        </w:numPr>
        <w:jc w:val="both"/>
        <w:rPr>
          <w:del w:id="130" w:author="Venkata Surya Vivek Panatula" w:date="2026-08-19T22:54:00Z" w16du:dateUtc="2026-08-19T17:24:00Z"/>
          <w:rFonts w:ascii="Montserrat" w:hAnsi="Montserrat"/>
          <w:sz w:val="20"/>
          <w:szCs w:val="20"/>
          <w:lang w:val="en-IN"/>
        </w:rPr>
      </w:pPr>
      <w:del w:id="131" w:author="Venkata Surya Vivek Panatula" w:date="2026-08-19T22:54:00Z" w16du:dateUtc="2026-08-19T17:24:00Z">
        <w:r>
          <w:rPr>
            <w:rFonts w:ascii="Montserrat" w:hAnsi="Montserrat"/>
            <w:sz w:val="20"/>
            <w:szCs w:val="20"/>
            <w:lang w:val="en-IN"/>
          </w:rPr>
          <w:delText>Nova QMS export access </w:delText>
        </w:r>
      </w:del>
    </w:p>
    <w:p w14:paraId="00795F17" w14:textId="77777777" w:rsidR="00D40D16" w:rsidRPr="00D40D16" w:rsidRDefault="00D40D16" w:rsidP="00985E57">
      <w:pPr>
        <w:pStyle w:val="ListParagraph"/>
        <w:numPr>
          <w:ilvl w:val="1"/>
          <w:numId w:val="2"/>
        </w:numPr>
        <w:jc w:val="both"/>
        <w:rPr>
          <w:rFonts w:ascii="Montserrat" w:hAnsi="Montserrat"/>
          <w:sz w:val="20"/>
          <w:szCs w:val="20"/>
          <w:lang w:val="en-IN"/>
        </w:rPr>
      </w:pPr>
      <w:r>
        <w:rPr>
          <w:rFonts w:ascii="Montserrat" w:hAnsi="Montserrat"/>
          <w:sz w:val="20"/>
          <w:szCs w:val="20"/>
          <w:lang w:val="en-IN"/>
        </w:rPr>
        <w:t>Nova-owned source repositories with GitHub Actions </w:t>
      </w:r>
    </w:p>
    <w:p w14:paraId="4B41B319" w14:textId="77777777" w:rsidR="00D40D16" w:rsidRDefault="00D40D16" w:rsidP="00985E57">
      <w:pPr>
        <w:pStyle w:val="ListParagraph"/>
        <w:numPr>
          <w:ilvl w:val="1"/>
          <w:numId w:val="2"/>
        </w:numPr>
        <w:jc w:val="both"/>
        <w:rPr>
          <w:ins w:id="132" w:author="Venkata Surya Vivek Panatula" w:date="2026-08-20T13:10:00Z" w16du:dateUtc="2026-08-20T07:40:00Z"/>
          <w:rFonts w:ascii="Montserrat" w:hAnsi="Montserrat"/>
          <w:sz w:val="20"/>
          <w:szCs w:val="20"/>
          <w:lang w:val="en-IN"/>
        </w:rPr>
      </w:pPr>
      <w:r>
        <w:rPr>
          <w:rFonts w:ascii="Montserrat" w:hAnsi="Montserrat"/>
          <w:sz w:val="20"/>
          <w:szCs w:val="20"/>
          <w:lang w:val="en-IN"/>
        </w:rPr>
        <w:t xml:space="preserve">Terraform state backend within the Nova AWS </w:t>
      </w:r>
      <w:commentRangeStart w:id="133"/>
      <w:commentRangeStart w:id="134"/>
      <w:r>
        <w:rPr>
          <w:rFonts w:ascii="Montserrat" w:hAnsi="Montserrat"/>
          <w:sz w:val="20"/>
          <w:szCs w:val="20"/>
          <w:lang w:val="en-IN"/>
        </w:rPr>
        <w:t>environment</w:t>
      </w:r>
      <w:commentRangeEnd w:id="133"/>
      <w:r>
        <w:rPr>
          <w:rStyle w:val="CommentReference"/>
          <w:rFonts w:ascii="Montserrat" w:hAnsi="Montserrat"/>
          <w:sz w:val="20"/>
          <w:szCs w:val="20"/>
          <w:lang w:val="en-IN"/>
        </w:rPr>
        <w:commentReference w:id="133"/>
      </w:r>
      <w:commentRangeEnd w:id="134"/>
      <w:r>
        <w:rPr>
          <w:rStyle w:val="CommentReference"/>
          <w:rFonts w:ascii="Montserrat" w:hAnsi="Montserrat"/>
          <w:sz w:val="20"/>
          <w:szCs w:val="20"/>
          <w:lang w:val="en-IN"/>
        </w:rPr>
        <w:commentReference w:id="134"/>
      </w:r>
      <w:r>
        <w:rPr>
          <w:rFonts w:ascii="Montserrat" w:hAnsi="Montserrat"/>
          <w:sz w:val="20"/>
          <w:szCs w:val="20"/>
          <w:lang w:val="en-IN"/>
        </w:rPr>
        <w:t> </w:t>
      </w:r>
    </w:p>
    <w:p w14:paraId="1FD43168" w14:textId="499ACE27" w:rsidR="006B26CB" w:rsidRDefault="006B26CB" w:rsidP="00985E57">
      <w:pPr>
        <w:pStyle w:val="ListParagraph"/>
        <w:numPr>
          <w:ilvl w:val="1"/>
          <w:numId w:val="2"/>
        </w:numPr>
        <w:jc w:val="both"/>
        <w:rPr>
          <w:rFonts w:ascii="Montserrat" w:hAnsi="Montserrat"/>
          <w:sz w:val="20"/>
          <w:szCs w:val="20"/>
          <w:lang w:val="en-IN"/>
        </w:rPr>
      </w:pPr>
    </w:p>
    <w:p w14:paraId="48F36362" w14:textId="77777777" w:rsidR="00632871" w:rsidRPr="00D40D16" w:rsidRDefault="00632871" w:rsidP="00632871">
      <w:pPr>
        <w:pStyle w:val="ListParagraph"/>
        <w:ind w:left="1656"/>
        <w:jc w:val="both"/>
        <w:rPr>
          <w:rFonts w:ascii="Montserrat" w:hAnsi="Montserrat"/>
          <w:sz w:val="20"/>
          <w:szCs w:val="20"/>
          <w:lang w:val="en-IN"/>
        </w:rPr>
      </w:pPr>
    </w:p>
    <w:p w14:paraId="287965E4" w14:textId="77777777" w:rsidR="0009453D" w:rsidRDefault="0009453D" w:rsidP="002F628E">
      <w:pPr>
        <w:pStyle w:val="Heading2"/>
        <w:rPr>
          <w:color w:val="auto"/>
          <w:lang w:val="en-IN"/>
        </w:rPr>
      </w:pPr>
      <w:bookmarkStart w:id="135" w:name="_Toc238030441"/>
      <w:bookmarkEnd w:id="129"/>
      <w:r>
        <w:rPr>
          <w:color w:val="auto"/>
          <w:lang w:val="en-IN"/>
        </w:rPr>
        <w:t>Project Communication and Escalation:</w:t>
      </w:r>
      <w:bookmarkEnd w:id="135"/>
    </w:p>
    <w:p w14:paraId="731BF412" w14:textId="77777777" w:rsidR="008317F9" w:rsidRPr="008317F9" w:rsidRDefault="008317F9" w:rsidP="008317F9">
      <w:pPr>
        <w:rPr>
          <w:lang w:val="en-IN"/>
        </w:rPr>
      </w:pPr>
    </w:p>
    <w:p w14:paraId="5446B584" w14:textId="6AAB295B" w:rsidR="0009453D" w:rsidRPr="00C02C4C" w:rsidRDefault="00D40D16" w:rsidP="00985E57">
      <w:pPr>
        <w:pStyle w:val="ListParagraph"/>
        <w:numPr>
          <w:ilvl w:val="0"/>
          <w:numId w:val="3"/>
        </w:numPr>
        <w:rPr>
          <w:rFonts w:ascii="Montserrat" w:hAnsi="Montserrat" w:cstheme="minorHAnsi"/>
          <w:sz w:val="20"/>
          <w:szCs w:val="20"/>
          <w:lang w:val="en-IN"/>
        </w:rPr>
      </w:pPr>
      <w:r>
        <w:rPr>
          <w:rFonts w:ascii="Montserrat" w:hAnsi="Montserrat"/>
          <w:sz w:val="20"/>
          <w:szCs w:val="20"/>
          <w:lang w:val="en-IN"/>
        </w:rPr>
        <w:t>Nova will assign a single point of contact (POC) throughout the engagement who will act as the communication and escalation point for the QualiZeal team.</w:t>
      </w:r>
    </w:p>
    <w:p w14:paraId="4276CDCB" w14:textId="7B4DE9F9" w:rsidR="0BC99809" w:rsidRDefault="0BC99809" w:rsidP="002F628E">
      <w:pPr>
        <w:pStyle w:val="Heading2"/>
        <w:rPr>
          <w:color w:val="auto"/>
          <w:lang w:val="en-IN"/>
        </w:rPr>
      </w:pPr>
      <w:bookmarkStart w:id="136" w:name="_Toc238030442"/>
      <w:r>
        <w:rPr>
          <w:color w:val="auto"/>
          <w:lang w:val="en-IN"/>
        </w:rPr>
        <w:t>Change Management:</w:t>
      </w:r>
      <w:bookmarkEnd w:id="136"/>
    </w:p>
    <w:p w14:paraId="702B7A30" w14:textId="77777777" w:rsidR="00632871" w:rsidRPr="00632871" w:rsidRDefault="00632871" w:rsidP="00632871">
      <w:pPr>
        <w:rPr>
          <w:lang w:val="en-IN"/>
        </w:rPr>
      </w:pPr>
    </w:p>
    <w:p w14:paraId="550785F9" w14:textId="5B8666EB" w:rsidR="278EE36D" w:rsidRPr="00C02C4C" w:rsidRDefault="278EE36D" w:rsidP="00985E57">
      <w:pPr>
        <w:pStyle w:val="ListParagraph"/>
        <w:numPr>
          <w:ilvl w:val="0"/>
          <w:numId w:val="2"/>
        </w:numPr>
        <w:rPr>
          <w:rFonts w:ascii="Montserrat" w:hAnsi="Montserrat"/>
          <w:sz w:val="24"/>
          <w:szCs w:val="24"/>
          <w:lang w:val="en-IN"/>
        </w:rPr>
      </w:pPr>
      <w:r>
        <w:rPr>
          <w:rFonts w:ascii="Montserrat" w:eastAsiaTheme="minorEastAsia" w:hAnsi="Montserrat"/>
          <w:sz w:val="20"/>
          <w:szCs w:val="20"/>
          <w:lang w:val="en-IN"/>
        </w:rPr>
        <w:lastRenderedPageBreak/>
        <w:t xml:space="preserve">Changes to the project scope, timelines, or Deliverables will be communicated and managed through a formal change management process </w:t>
      </w:r>
      <w:r>
        <w:rPr>
          <w:rFonts w:ascii="Montserrat" w:eastAsiaTheme="minorEastAsia" w:hAnsi="Montserrat"/>
          <w:sz w:val="20"/>
          <w:szCs w:val="20"/>
        </w:rPr>
        <w:t>and any additional costs incurred due to the delay shall be borne by the party responsible for the delay</w:t>
      </w:r>
      <w:r>
        <w:rPr>
          <w:rFonts w:ascii="Montserrat" w:eastAsiaTheme="minorEastAsia" w:hAnsi="Montserrat"/>
          <w:sz w:val="20"/>
          <w:szCs w:val="20"/>
          <w:lang w:val="en-IN"/>
        </w:rPr>
        <w:t>.</w:t>
      </w:r>
    </w:p>
    <w:p w14:paraId="36E4B390" w14:textId="126F5B2A" w:rsidR="64066A1C" w:rsidRPr="00C02C4C" w:rsidRDefault="64066A1C" w:rsidP="00985E57">
      <w:pPr>
        <w:pStyle w:val="ListParagraph"/>
        <w:numPr>
          <w:ilvl w:val="0"/>
          <w:numId w:val="2"/>
        </w:numPr>
        <w:rPr>
          <w:rFonts w:ascii="Montserrat" w:hAnsi="Montserrat"/>
          <w:sz w:val="20"/>
          <w:szCs w:val="20"/>
          <w:lang w:val="en-IN"/>
        </w:rPr>
      </w:pPr>
      <w:r>
        <w:rPr>
          <w:rFonts w:ascii="Montserrat" w:hAnsi="Montserrat"/>
          <w:sz w:val="20"/>
          <w:szCs w:val="20"/>
          <w:lang w:val="en-IN"/>
        </w:rPr>
        <w:t>QualiZeal will not be held responsible for delays caused by the Nova’s failure to provide necessary inputs or meet their obligations under the SOW.</w:t>
      </w:r>
    </w:p>
    <w:p w14:paraId="25050576" w14:textId="2591B8AC" w:rsidR="3FC25041" w:rsidRPr="00C02C4C" w:rsidRDefault="00987EF5" w:rsidP="00987EF5">
      <w:pPr>
        <w:pStyle w:val="ListParagraph"/>
        <w:numPr>
          <w:ilvl w:val="0"/>
          <w:numId w:val="2"/>
        </w:numPr>
        <w:jc w:val="both"/>
        <w:rPr>
          <w:rFonts w:ascii="Montserrat" w:hAnsi="Montserrat"/>
          <w:sz w:val="20"/>
          <w:szCs w:val="20"/>
          <w:lang w:val="en-IN"/>
        </w:rPr>
      </w:pPr>
      <w:r>
        <w:rPr>
          <w:rFonts w:ascii="Montserrat" w:hAnsi="Montserrat"/>
          <w:sz w:val="20"/>
          <w:szCs w:val="20"/>
          <w:lang w:val="en-IN"/>
        </w:rPr>
        <w:t>Nova acknowledges that any delays caused by external factors beyond the control of the team, such as infrastructure or system availability, may impact the project timelines.</w:t>
      </w:r>
    </w:p>
    <w:p w14:paraId="3171814F" w14:textId="2EA710DC" w:rsidR="00E70298" w:rsidRPr="00C02C4C" w:rsidRDefault="3FC25041" w:rsidP="00987EF5">
      <w:pPr>
        <w:pStyle w:val="ListParagraph"/>
        <w:numPr>
          <w:ilvl w:val="0"/>
          <w:numId w:val="2"/>
        </w:numPr>
        <w:jc w:val="both"/>
        <w:rPr>
          <w:rFonts w:ascii="Montserrat" w:hAnsi="Montserrat"/>
          <w:sz w:val="20"/>
          <w:szCs w:val="20"/>
          <w:lang w:val="en-IN"/>
        </w:rPr>
      </w:pPr>
      <w:r>
        <w:rPr>
          <w:rFonts w:ascii="Montserrat" w:hAnsi="Montserrat"/>
          <w:sz w:val="20"/>
          <w:szCs w:val="20"/>
          <w:lang w:val="en-IN"/>
        </w:rPr>
        <w:t>QualiZeal will collaborate with the Nova team to identify and mitigate any dependencies or risks that may impact the remaining activities; however, if there is a delay from QualiZeal in achieving milestones, an invoice shall be raised accordingly after the Deliverable is provided to Nova, and QualiZeal will bear responsibility for such delay.</w:t>
      </w:r>
    </w:p>
    <w:p w14:paraId="24A93294" w14:textId="4A6007E0" w:rsidR="0009453D" w:rsidRPr="005E1040" w:rsidRDefault="0009453D" w:rsidP="002F628E">
      <w:pPr>
        <w:pStyle w:val="Heading2"/>
        <w:rPr>
          <w:color w:val="auto"/>
          <w:lang w:val="en-IN"/>
        </w:rPr>
      </w:pPr>
      <w:bookmarkStart w:id="137" w:name="_Toc238030443"/>
      <w:r>
        <w:rPr>
          <w:color w:val="auto"/>
          <w:lang w:val="en-IN"/>
        </w:rPr>
        <w:t>Work Compliance</w:t>
      </w:r>
      <w:bookmarkEnd w:id="137"/>
    </w:p>
    <w:p w14:paraId="1EBCD9D0" w14:textId="7B82366B" w:rsidR="00E97DE5" w:rsidRPr="00C02C4C" w:rsidRDefault="6A199C4F" w:rsidP="00985E57">
      <w:pPr>
        <w:pStyle w:val="ListParagraph"/>
        <w:numPr>
          <w:ilvl w:val="0"/>
          <w:numId w:val="3"/>
        </w:numPr>
        <w:rPr>
          <w:rFonts w:ascii="Montserrat" w:hAnsi="Montserrat"/>
          <w:sz w:val="20"/>
          <w:szCs w:val="20"/>
          <w:lang w:val="en-IN"/>
        </w:rPr>
      </w:pPr>
      <w:r>
        <w:rPr>
          <w:rFonts w:ascii="Montserrat" w:hAnsi="Montserrat"/>
          <w:sz w:val="20"/>
          <w:szCs w:val="20"/>
          <w:lang w:val="en-IN"/>
        </w:rPr>
        <w:t>All work performed by QualiZeal shall be in accordance with the scope defined in this SOW.</w:t>
      </w:r>
    </w:p>
    <w:p w14:paraId="4C39F626" w14:textId="13A71577" w:rsidR="00C23822" w:rsidRPr="00C02C4C" w:rsidRDefault="6C042EC2" w:rsidP="00985E57">
      <w:pPr>
        <w:pStyle w:val="ListParagraph"/>
        <w:numPr>
          <w:ilvl w:val="0"/>
          <w:numId w:val="3"/>
        </w:numPr>
        <w:rPr>
          <w:rFonts w:ascii="Montserrat" w:hAnsi="Montserrat"/>
          <w:sz w:val="20"/>
          <w:szCs w:val="20"/>
          <w:lang w:val="en-IN"/>
        </w:rPr>
      </w:pPr>
      <w:r>
        <w:rPr>
          <w:rFonts w:ascii="Montserrat" w:hAnsi="Montserrat"/>
          <w:sz w:val="20"/>
          <w:szCs w:val="20"/>
          <w:lang w:val="en-IN"/>
        </w:rPr>
        <w:t xml:space="preserve">Resources assigned under this SOW are expected to work from offshore with </w:t>
      </w:r>
      <w:r>
        <w:rPr>
          <w:rFonts w:ascii="Montserrat" w:hAnsi="Montserrat" w:cs="Helvetica"/>
        </w:rPr>
        <w:t>flexibility to overlap hours with US(EST) based on project needs or critical phases</w:t>
      </w:r>
      <w:r>
        <w:rPr>
          <w:rFonts w:ascii="Montserrat" w:hAnsi="Montserrat"/>
          <w:sz w:val="20"/>
          <w:szCs w:val="20"/>
          <w:lang w:val="en-IN"/>
        </w:rPr>
        <w:t>.</w:t>
      </w:r>
    </w:p>
    <w:p w14:paraId="0134470D" w14:textId="44F8A1D8" w:rsidR="00C1399A" w:rsidRPr="00C02C4C" w:rsidRDefault="49D9FE99" w:rsidP="433E8CD4">
      <w:pPr>
        <w:pStyle w:val="Heading1"/>
        <w:shd w:val="clear" w:color="auto" w:fill="auto"/>
        <w:rPr>
          <w:rStyle w:val="BookTitle"/>
          <w:i w:val="0"/>
          <w:iCs w:val="0"/>
          <w:smallCaps/>
          <w:spacing w:val="0"/>
        </w:rPr>
      </w:pPr>
      <w:bookmarkStart w:id="138" w:name="_Toc238030444"/>
      <w:r>
        <w:rPr>
          <w:rStyle w:val="BookTitle"/>
          <w:i w:val="0"/>
          <w:iCs w:val="0"/>
          <w:smallCaps/>
          <w:spacing w:val="0"/>
        </w:rPr>
        <w:t>Signatures</w:t>
      </w:r>
      <w:bookmarkEnd w:id="138"/>
    </w:p>
    <w:p w14:paraId="62E5873A" w14:textId="77777777" w:rsidR="00632871" w:rsidRDefault="00632871" w:rsidP="00A45CF2">
      <w:pPr>
        <w:jc w:val="both"/>
        <w:rPr>
          <w:rFonts w:ascii="Montserrat" w:hAnsi="Montserrat" w:cstheme="minorHAnsi"/>
          <w:sz w:val="20"/>
          <w:szCs w:val="20"/>
        </w:rPr>
      </w:pPr>
      <w:bookmarkStart w:id="139" w:name="Change_control"/>
      <w:bookmarkEnd w:id="1"/>
      <w:bookmarkEnd w:id="2"/>
      <w:bookmarkEnd w:id="3"/>
      <w:bookmarkEnd w:id="4"/>
      <w:bookmarkEnd w:id="5"/>
      <w:bookmarkEnd w:id="9"/>
      <w:bookmarkEnd w:id="8"/>
      <w:bookmarkEnd w:id="139"/>
    </w:p>
    <w:p w14:paraId="7A3D6DDF" w14:textId="5D6D7371" w:rsidR="00D40B6C" w:rsidRPr="00C02C4C" w:rsidRDefault="00D40B6C" w:rsidP="00A45CF2">
      <w:pPr>
        <w:jc w:val="both"/>
        <w:rPr>
          <w:rFonts w:ascii="Montserrat" w:hAnsi="Montserrat" w:cstheme="minorHAnsi"/>
          <w:sz w:val="20"/>
          <w:szCs w:val="20"/>
        </w:rPr>
      </w:pPr>
      <w:r>
        <w:rPr>
          <w:rFonts w:ascii="Montserrat" w:hAnsi="Montserrat" w:cstheme="minorHAnsi"/>
          <w:sz w:val="20"/>
          <w:szCs w:val="20"/>
        </w:rPr>
        <w:t>IN WITNESS WHEREOF, the parties have caused this Statement of Work (SoW) to be executed by their duly authorized representatives as of the date written below:</w:t>
      </w:r>
    </w:p>
    <w:p w14:paraId="3CB05CB0" w14:textId="77777777" w:rsidR="008471A6" w:rsidRPr="00C02C4C" w:rsidRDefault="008471A6" w:rsidP="00A45CF2">
      <w:pPr>
        <w:jc w:val="both"/>
        <w:rPr>
          <w:rFonts w:ascii="Montserrat" w:hAnsi="Montserrat" w:cstheme="minorHAnsi"/>
          <w:sz w:val="22"/>
          <w:szCs w:val="22"/>
        </w:rPr>
      </w:pPr>
    </w:p>
    <w:p w14:paraId="21ACEC64" w14:textId="77777777" w:rsidR="00D40B6C" w:rsidRPr="00C02C4C" w:rsidRDefault="00D40B6C" w:rsidP="00A45CF2">
      <w:pPr>
        <w:jc w:val="both"/>
        <w:rPr>
          <w:rFonts w:ascii="Montserrat" w:hAnsi="Montserrat" w:cstheme="minorHAnsi"/>
          <w:sz w:val="22"/>
          <w:szCs w:val="22"/>
        </w:rPr>
      </w:pPr>
    </w:p>
    <w:tbl>
      <w:tblPr>
        <w:tblStyle w:val="TableGrid"/>
        <w:tblW w:w="8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6"/>
        <w:gridCol w:w="2930"/>
        <w:gridCol w:w="226"/>
        <w:gridCol w:w="1346"/>
        <w:gridCol w:w="2848"/>
      </w:tblGrid>
      <w:tr w:rsidR="00C74B0B" w:rsidRPr="00C02C4C" w14:paraId="3FDF66A6" w14:textId="77777777" w:rsidTr="433E8CD4">
        <w:trPr>
          <w:trHeight w:val="660"/>
        </w:trPr>
        <w:tc>
          <w:tcPr>
            <w:tcW w:w="4300" w:type="dxa"/>
            <w:gridSpan w:val="2"/>
          </w:tcPr>
          <w:p w14:paraId="1900BDD6" w14:textId="152F4504" w:rsidR="00C74B0B" w:rsidRPr="00C02C4C" w:rsidRDefault="00987EF5" w:rsidP="00A45CF2">
            <w:pPr>
              <w:spacing w:line="240" w:lineRule="auto"/>
              <w:rPr>
                <w:rFonts w:ascii="Montserrat" w:hAnsi="Montserrat" w:cstheme="minorHAnsi"/>
                <w:b/>
                <w:bCs/>
                <w:sz w:val="22"/>
                <w:szCs w:val="22"/>
              </w:rPr>
            </w:pPr>
            <w:r>
              <w:rPr>
                <w:rFonts w:ascii="Montserrat" w:hAnsi="Montserrat" w:cstheme="minorHAnsi"/>
                <w:b/>
                <w:bCs/>
                <w:sz w:val="22"/>
                <w:szCs w:val="22"/>
              </w:rPr>
              <w:t>Nova Biomedical</w:t>
            </w:r>
          </w:p>
        </w:tc>
        <w:tc>
          <w:tcPr>
            <w:tcW w:w="226" w:type="dxa"/>
          </w:tcPr>
          <w:p w14:paraId="4C7F7D6E" w14:textId="77777777" w:rsidR="00C74B0B" w:rsidRPr="00C02C4C" w:rsidRDefault="00C74B0B" w:rsidP="00A45CF2">
            <w:pPr>
              <w:spacing w:line="240" w:lineRule="auto"/>
              <w:rPr>
                <w:rFonts w:ascii="Montserrat" w:hAnsi="Montserrat" w:cstheme="minorHAnsi"/>
                <w:b/>
                <w:bCs/>
                <w:sz w:val="22"/>
                <w:szCs w:val="22"/>
              </w:rPr>
            </w:pPr>
          </w:p>
        </w:tc>
        <w:tc>
          <w:tcPr>
            <w:tcW w:w="4170" w:type="dxa"/>
            <w:gridSpan w:val="2"/>
          </w:tcPr>
          <w:p w14:paraId="51FBB1C3" w14:textId="283B9ABD" w:rsidR="00C74B0B" w:rsidRPr="00C02C4C" w:rsidRDefault="00387E50" w:rsidP="00A45CF2">
            <w:pPr>
              <w:spacing w:line="240" w:lineRule="auto"/>
              <w:rPr>
                <w:rFonts w:ascii="Montserrat" w:hAnsi="Montserrat" w:cstheme="minorHAnsi"/>
                <w:b/>
                <w:bCs/>
                <w:sz w:val="22"/>
                <w:szCs w:val="22"/>
              </w:rPr>
            </w:pPr>
            <w:r>
              <w:rPr>
                <w:rFonts w:ascii="Montserrat" w:hAnsi="Montserrat" w:cstheme="minorHAnsi"/>
                <w:b/>
                <w:bCs/>
                <w:sz w:val="22"/>
                <w:szCs w:val="22"/>
              </w:rPr>
              <w:t>QualiZeal Inc</w:t>
            </w:r>
          </w:p>
        </w:tc>
      </w:tr>
      <w:tr w:rsidR="00C74B0B" w:rsidRPr="00C02C4C" w14:paraId="00E92F03" w14:textId="77777777" w:rsidTr="433E8CD4">
        <w:trPr>
          <w:trHeight w:val="269"/>
        </w:trPr>
        <w:tc>
          <w:tcPr>
            <w:tcW w:w="1212" w:type="dxa"/>
          </w:tcPr>
          <w:p w14:paraId="7871BBDA" w14:textId="545896CF" w:rsidR="00C74B0B" w:rsidRPr="00C02C4C" w:rsidRDefault="6FF542F4" w:rsidP="433E8CD4">
            <w:pPr>
              <w:spacing w:line="240" w:lineRule="auto"/>
              <w:rPr>
                <w:rFonts w:ascii="Montserrat" w:hAnsi="Montserrat" w:cstheme="minorBidi"/>
                <w:sz w:val="22"/>
                <w:szCs w:val="22"/>
              </w:rPr>
            </w:pPr>
            <w:bookmarkStart w:id="140" w:name="_Hlk21701275"/>
            <w:r>
              <w:rPr>
                <w:rFonts w:ascii="Montserrat" w:hAnsi="Montserrat" w:cstheme="minorBidi"/>
                <w:sz w:val="22"/>
                <w:szCs w:val="22"/>
              </w:rPr>
              <w:t>Signature:</w:t>
            </w:r>
          </w:p>
        </w:tc>
        <w:tc>
          <w:tcPr>
            <w:tcW w:w="3087" w:type="dxa"/>
            <w:tcBorders>
              <w:bottom w:val="single" w:sz="4" w:space="0" w:color="auto"/>
            </w:tcBorders>
          </w:tcPr>
          <w:p w14:paraId="3E409A53" w14:textId="77777777" w:rsidR="00C74B0B" w:rsidRPr="00C02C4C" w:rsidRDefault="00C74B0B">
            <w:pPr>
              <w:spacing w:line="240" w:lineRule="auto"/>
              <w:rPr>
                <w:rFonts w:ascii="Montserrat" w:hAnsi="Montserrat" w:cstheme="minorHAnsi"/>
                <w:sz w:val="22"/>
                <w:szCs w:val="22"/>
              </w:rPr>
            </w:pPr>
          </w:p>
        </w:tc>
        <w:tc>
          <w:tcPr>
            <w:tcW w:w="226" w:type="dxa"/>
          </w:tcPr>
          <w:p w14:paraId="4F6D2D01" w14:textId="77777777" w:rsidR="00C74B0B" w:rsidRPr="00C02C4C" w:rsidRDefault="00C74B0B">
            <w:pPr>
              <w:spacing w:line="240" w:lineRule="auto"/>
              <w:rPr>
                <w:rFonts w:ascii="Montserrat" w:hAnsi="Montserrat" w:cstheme="minorHAnsi"/>
                <w:sz w:val="22"/>
                <w:szCs w:val="22"/>
              </w:rPr>
            </w:pPr>
          </w:p>
        </w:tc>
        <w:tc>
          <w:tcPr>
            <w:tcW w:w="1212" w:type="dxa"/>
          </w:tcPr>
          <w:p w14:paraId="2A646AD0" w14:textId="693B0B19" w:rsidR="00C74B0B" w:rsidRPr="00C02C4C" w:rsidRDefault="6FF542F4" w:rsidP="433E8CD4">
            <w:pPr>
              <w:spacing w:line="240" w:lineRule="auto"/>
              <w:rPr>
                <w:rFonts w:ascii="Montserrat" w:hAnsi="Montserrat" w:cstheme="minorBidi"/>
                <w:sz w:val="22"/>
                <w:szCs w:val="22"/>
              </w:rPr>
            </w:pPr>
            <w:r>
              <w:rPr>
                <w:rFonts w:ascii="Montserrat" w:hAnsi="Montserrat" w:cstheme="minorBidi"/>
                <w:sz w:val="22"/>
                <w:szCs w:val="22"/>
              </w:rPr>
              <w:t>Signature:</w:t>
            </w:r>
          </w:p>
        </w:tc>
        <w:tc>
          <w:tcPr>
            <w:tcW w:w="2958" w:type="dxa"/>
            <w:tcBorders>
              <w:bottom w:val="single" w:sz="4" w:space="0" w:color="auto"/>
            </w:tcBorders>
          </w:tcPr>
          <w:p w14:paraId="6962732B" w14:textId="77777777" w:rsidR="00C74B0B" w:rsidRPr="00C02C4C" w:rsidRDefault="00C74B0B">
            <w:pPr>
              <w:spacing w:line="240" w:lineRule="auto"/>
              <w:rPr>
                <w:rFonts w:ascii="Montserrat" w:hAnsi="Montserrat" w:cstheme="minorHAnsi"/>
                <w:sz w:val="22"/>
                <w:szCs w:val="22"/>
              </w:rPr>
            </w:pPr>
          </w:p>
        </w:tc>
      </w:tr>
      <w:tr w:rsidR="00C74B0B" w:rsidRPr="00C02C4C" w14:paraId="1FADE65A" w14:textId="77777777" w:rsidTr="433E8CD4">
        <w:trPr>
          <w:trHeight w:val="475"/>
        </w:trPr>
        <w:tc>
          <w:tcPr>
            <w:tcW w:w="1212" w:type="dxa"/>
          </w:tcPr>
          <w:p w14:paraId="0CBD3945" w14:textId="77777777" w:rsidR="00C74B0B" w:rsidRPr="00C02C4C" w:rsidRDefault="00C74B0B">
            <w:pPr>
              <w:spacing w:line="240" w:lineRule="auto"/>
              <w:rPr>
                <w:rFonts w:ascii="Montserrat" w:hAnsi="Montserrat" w:cstheme="minorHAnsi"/>
                <w:sz w:val="22"/>
                <w:szCs w:val="22"/>
              </w:rPr>
            </w:pPr>
          </w:p>
          <w:p w14:paraId="524AC1DE" w14:textId="77777777" w:rsidR="00C74B0B" w:rsidRPr="00C02C4C" w:rsidRDefault="00C74B0B">
            <w:pPr>
              <w:spacing w:line="240" w:lineRule="auto"/>
              <w:rPr>
                <w:rFonts w:ascii="Montserrat" w:hAnsi="Montserrat" w:cstheme="minorHAnsi"/>
                <w:sz w:val="22"/>
                <w:szCs w:val="22"/>
              </w:rPr>
            </w:pPr>
            <w:r>
              <w:rPr>
                <w:rFonts w:ascii="Montserrat" w:hAnsi="Montserrat" w:cstheme="minorHAnsi"/>
                <w:sz w:val="22"/>
                <w:szCs w:val="22"/>
              </w:rPr>
              <w:t>Name:</w:t>
            </w:r>
          </w:p>
        </w:tc>
        <w:tc>
          <w:tcPr>
            <w:tcW w:w="3087" w:type="dxa"/>
            <w:tcBorders>
              <w:top w:val="single" w:sz="4" w:space="0" w:color="auto"/>
              <w:bottom w:val="single" w:sz="4" w:space="0" w:color="auto"/>
            </w:tcBorders>
          </w:tcPr>
          <w:p w14:paraId="1DE39ECF" w14:textId="1A9135A0" w:rsidR="00C74B0B" w:rsidRPr="00C02C4C" w:rsidRDefault="00C74B0B">
            <w:pPr>
              <w:spacing w:line="240" w:lineRule="auto"/>
              <w:rPr>
                <w:rFonts w:ascii="Montserrat" w:hAnsi="Montserrat" w:cstheme="minorHAnsi"/>
                <w:sz w:val="22"/>
                <w:szCs w:val="22"/>
              </w:rPr>
            </w:pPr>
          </w:p>
        </w:tc>
        <w:tc>
          <w:tcPr>
            <w:tcW w:w="226" w:type="dxa"/>
          </w:tcPr>
          <w:p w14:paraId="405035C1" w14:textId="77777777" w:rsidR="00C74B0B" w:rsidRPr="00C02C4C" w:rsidRDefault="00C74B0B">
            <w:pPr>
              <w:spacing w:line="240" w:lineRule="auto"/>
              <w:rPr>
                <w:rFonts w:ascii="Montserrat" w:hAnsi="Montserrat" w:cstheme="minorHAnsi"/>
                <w:sz w:val="22"/>
                <w:szCs w:val="22"/>
              </w:rPr>
            </w:pPr>
          </w:p>
        </w:tc>
        <w:tc>
          <w:tcPr>
            <w:tcW w:w="1212" w:type="dxa"/>
          </w:tcPr>
          <w:p w14:paraId="602AFCAF" w14:textId="77777777" w:rsidR="00C74B0B" w:rsidRPr="00C02C4C" w:rsidRDefault="00C74B0B">
            <w:pPr>
              <w:spacing w:line="240" w:lineRule="auto"/>
              <w:rPr>
                <w:rFonts w:ascii="Montserrat" w:hAnsi="Montserrat" w:cstheme="minorHAnsi"/>
                <w:sz w:val="22"/>
                <w:szCs w:val="22"/>
              </w:rPr>
            </w:pPr>
          </w:p>
          <w:p w14:paraId="6C2CC207" w14:textId="77777777" w:rsidR="00C74B0B" w:rsidRPr="00C02C4C" w:rsidRDefault="00C74B0B">
            <w:pPr>
              <w:spacing w:line="240" w:lineRule="auto"/>
              <w:rPr>
                <w:rFonts w:ascii="Montserrat" w:hAnsi="Montserrat" w:cstheme="minorHAnsi"/>
                <w:sz w:val="22"/>
                <w:szCs w:val="22"/>
              </w:rPr>
            </w:pPr>
            <w:r>
              <w:rPr>
                <w:rFonts w:ascii="Montserrat" w:hAnsi="Montserrat" w:cstheme="minorHAnsi"/>
                <w:sz w:val="22"/>
                <w:szCs w:val="22"/>
              </w:rPr>
              <w:t>Name:</w:t>
            </w:r>
          </w:p>
        </w:tc>
        <w:tc>
          <w:tcPr>
            <w:tcW w:w="2958" w:type="dxa"/>
            <w:tcBorders>
              <w:top w:val="single" w:sz="4" w:space="0" w:color="auto"/>
              <w:bottom w:val="single" w:sz="4" w:space="0" w:color="auto"/>
            </w:tcBorders>
            <w:vAlign w:val="bottom"/>
          </w:tcPr>
          <w:p w14:paraId="3BB81296" w14:textId="4EB948A4" w:rsidR="00C74B0B" w:rsidRPr="00C02C4C" w:rsidRDefault="41E507FD" w:rsidP="433E8CD4">
            <w:pPr>
              <w:spacing w:line="240" w:lineRule="auto"/>
            </w:pPr>
            <w:r>
              <w:rPr>
                <w:rFonts w:ascii="Montserrat" w:hAnsi="Montserrat" w:cstheme="minorBidi"/>
                <w:sz w:val="22"/>
                <w:szCs w:val="22"/>
              </w:rPr>
              <w:t>Kalyan Konda</w:t>
            </w:r>
          </w:p>
        </w:tc>
      </w:tr>
      <w:tr w:rsidR="00C74B0B" w:rsidRPr="00C02C4C" w14:paraId="0CEC5E5C" w14:textId="77777777" w:rsidTr="433E8CD4">
        <w:trPr>
          <w:trHeight w:val="461"/>
        </w:trPr>
        <w:tc>
          <w:tcPr>
            <w:tcW w:w="1212" w:type="dxa"/>
          </w:tcPr>
          <w:p w14:paraId="6D6AC6B6" w14:textId="77777777" w:rsidR="00C74B0B" w:rsidRPr="00C02C4C" w:rsidRDefault="00C74B0B">
            <w:pPr>
              <w:spacing w:line="240" w:lineRule="auto"/>
              <w:rPr>
                <w:rFonts w:ascii="Montserrat" w:hAnsi="Montserrat" w:cstheme="minorHAnsi"/>
                <w:sz w:val="22"/>
                <w:szCs w:val="22"/>
              </w:rPr>
            </w:pPr>
          </w:p>
          <w:p w14:paraId="345620EA" w14:textId="77777777" w:rsidR="00C74B0B" w:rsidRPr="00C02C4C" w:rsidRDefault="00C74B0B">
            <w:pPr>
              <w:spacing w:line="240" w:lineRule="auto"/>
              <w:rPr>
                <w:rFonts w:ascii="Montserrat" w:hAnsi="Montserrat" w:cstheme="minorHAnsi"/>
                <w:sz w:val="22"/>
                <w:szCs w:val="22"/>
              </w:rPr>
            </w:pPr>
            <w:r>
              <w:rPr>
                <w:rFonts w:ascii="Montserrat" w:hAnsi="Montserrat" w:cstheme="minorHAnsi"/>
                <w:sz w:val="22"/>
                <w:szCs w:val="22"/>
              </w:rPr>
              <w:t>Title:</w:t>
            </w:r>
          </w:p>
        </w:tc>
        <w:tc>
          <w:tcPr>
            <w:tcW w:w="3087" w:type="dxa"/>
            <w:tcBorders>
              <w:top w:val="single" w:sz="4" w:space="0" w:color="auto"/>
              <w:bottom w:val="single" w:sz="4" w:space="0" w:color="auto"/>
            </w:tcBorders>
          </w:tcPr>
          <w:p w14:paraId="24150994" w14:textId="16BC3EF4" w:rsidR="00C74B0B" w:rsidRPr="00C02C4C" w:rsidRDefault="00C74B0B">
            <w:pPr>
              <w:spacing w:line="240" w:lineRule="auto"/>
              <w:rPr>
                <w:rFonts w:ascii="Montserrat" w:hAnsi="Montserrat" w:cstheme="minorHAnsi"/>
                <w:sz w:val="22"/>
                <w:szCs w:val="22"/>
              </w:rPr>
            </w:pPr>
          </w:p>
        </w:tc>
        <w:tc>
          <w:tcPr>
            <w:tcW w:w="226" w:type="dxa"/>
          </w:tcPr>
          <w:p w14:paraId="561D2CAF" w14:textId="77777777" w:rsidR="00C74B0B" w:rsidRPr="00C02C4C" w:rsidRDefault="00C74B0B">
            <w:pPr>
              <w:spacing w:line="240" w:lineRule="auto"/>
              <w:rPr>
                <w:rFonts w:ascii="Montserrat" w:hAnsi="Montserrat" w:cstheme="minorHAnsi"/>
                <w:sz w:val="22"/>
                <w:szCs w:val="22"/>
              </w:rPr>
            </w:pPr>
          </w:p>
        </w:tc>
        <w:tc>
          <w:tcPr>
            <w:tcW w:w="1212" w:type="dxa"/>
          </w:tcPr>
          <w:p w14:paraId="38481F13" w14:textId="77777777" w:rsidR="00C74B0B" w:rsidRPr="00C02C4C" w:rsidRDefault="00C74B0B">
            <w:pPr>
              <w:spacing w:line="240" w:lineRule="auto"/>
              <w:rPr>
                <w:rFonts w:ascii="Montserrat" w:hAnsi="Montserrat" w:cstheme="minorHAnsi"/>
                <w:sz w:val="22"/>
                <w:szCs w:val="22"/>
              </w:rPr>
            </w:pPr>
          </w:p>
          <w:p w14:paraId="41DCEC27" w14:textId="77777777" w:rsidR="00C74B0B" w:rsidRPr="00C02C4C" w:rsidRDefault="00C74B0B">
            <w:pPr>
              <w:spacing w:line="240" w:lineRule="auto"/>
              <w:rPr>
                <w:rFonts w:ascii="Montserrat" w:hAnsi="Montserrat" w:cstheme="minorHAnsi"/>
                <w:sz w:val="22"/>
                <w:szCs w:val="22"/>
              </w:rPr>
            </w:pPr>
            <w:r>
              <w:rPr>
                <w:rFonts w:ascii="Montserrat" w:hAnsi="Montserrat" w:cstheme="minorHAnsi"/>
                <w:sz w:val="22"/>
                <w:szCs w:val="22"/>
              </w:rPr>
              <w:t>Title:</w:t>
            </w:r>
          </w:p>
        </w:tc>
        <w:tc>
          <w:tcPr>
            <w:tcW w:w="2958" w:type="dxa"/>
            <w:tcBorders>
              <w:top w:val="single" w:sz="4" w:space="0" w:color="auto"/>
              <w:bottom w:val="single" w:sz="4" w:space="0" w:color="auto"/>
            </w:tcBorders>
          </w:tcPr>
          <w:p w14:paraId="0CCD93FF" w14:textId="77777777" w:rsidR="00C74B0B" w:rsidRPr="00C02C4C" w:rsidRDefault="00C74B0B">
            <w:pPr>
              <w:spacing w:line="240" w:lineRule="auto"/>
              <w:rPr>
                <w:rFonts w:ascii="Montserrat" w:hAnsi="Montserrat" w:cstheme="minorHAnsi"/>
                <w:sz w:val="22"/>
                <w:szCs w:val="22"/>
              </w:rPr>
            </w:pPr>
          </w:p>
          <w:p w14:paraId="194BD30D" w14:textId="57A5C042" w:rsidR="00C74B0B" w:rsidRPr="00C02C4C" w:rsidRDefault="00CE2C10">
            <w:pPr>
              <w:spacing w:line="240" w:lineRule="auto"/>
              <w:rPr>
                <w:rFonts w:ascii="Montserrat" w:hAnsi="Montserrat" w:cstheme="minorHAnsi"/>
                <w:sz w:val="22"/>
                <w:szCs w:val="22"/>
              </w:rPr>
            </w:pPr>
            <w:r>
              <w:rPr>
                <w:rFonts w:ascii="Montserrat" w:hAnsi="Montserrat" w:cstheme="minorHAnsi"/>
                <w:sz w:val="22"/>
                <w:szCs w:val="22"/>
              </w:rPr>
              <w:t>CEO</w:t>
            </w:r>
          </w:p>
        </w:tc>
      </w:tr>
      <w:tr w:rsidR="00C74B0B" w:rsidRPr="00C02C4C" w14:paraId="530CFC29" w14:textId="77777777" w:rsidTr="433E8CD4">
        <w:trPr>
          <w:trHeight w:val="349"/>
        </w:trPr>
        <w:tc>
          <w:tcPr>
            <w:tcW w:w="1212" w:type="dxa"/>
          </w:tcPr>
          <w:p w14:paraId="62ECB195" w14:textId="77777777" w:rsidR="00C74B0B" w:rsidRPr="00C02C4C" w:rsidRDefault="00C74B0B">
            <w:pPr>
              <w:spacing w:line="240" w:lineRule="auto"/>
              <w:rPr>
                <w:rFonts w:ascii="Montserrat" w:hAnsi="Montserrat" w:cstheme="minorHAnsi"/>
                <w:sz w:val="22"/>
                <w:szCs w:val="22"/>
              </w:rPr>
            </w:pPr>
          </w:p>
          <w:p w14:paraId="2D6589E1" w14:textId="77777777" w:rsidR="00C74B0B" w:rsidRPr="00C02C4C" w:rsidRDefault="00C74B0B">
            <w:pPr>
              <w:spacing w:line="240" w:lineRule="auto"/>
              <w:rPr>
                <w:rFonts w:ascii="Montserrat" w:hAnsi="Montserrat" w:cstheme="minorHAnsi"/>
                <w:sz w:val="22"/>
                <w:szCs w:val="22"/>
              </w:rPr>
            </w:pPr>
            <w:r>
              <w:rPr>
                <w:rFonts w:ascii="Montserrat" w:hAnsi="Montserrat" w:cstheme="minorHAnsi"/>
                <w:sz w:val="22"/>
                <w:szCs w:val="22"/>
              </w:rPr>
              <w:t>Date:</w:t>
            </w:r>
          </w:p>
        </w:tc>
        <w:tc>
          <w:tcPr>
            <w:tcW w:w="3087" w:type="dxa"/>
            <w:tcBorders>
              <w:top w:val="single" w:sz="4" w:space="0" w:color="auto"/>
              <w:bottom w:val="single" w:sz="4" w:space="0" w:color="auto"/>
            </w:tcBorders>
          </w:tcPr>
          <w:p w14:paraId="2B675408" w14:textId="77777777" w:rsidR="00C74B0B" w:rsidRPr="00C02C4C" w:rsidRDefault="00C74B0B">
            <w:pPr>
              <w:spacing w:line="240" w:lineRule="auto"/>
              <w:rPr>
                <w:rFonts w:ascii="Montserrat" w:hAnsi="Montserrat" w:cstheme="minorHAnsi"/>
                <w:sz w:val="22"/>
                <w:szCs w:val="22"/>
              </w:rPr>
            </w:pPr>
          </w:p>
          <w:p w14:paraId="360F81D6" w14:textId="6FF5F11F" w:rsidR="00C74B0B" w:rsidRPr="00C02C4C" w:rsidRDefault="00C74B0B">
            <w:pPr>
              <w:spacing w:line="240" w:lineRule="auto"/>
              <w:rPr>
                <w:rFonts w:ascii="Montserrat" w:hAnsi="Montserrat" w:cstheme="minorHAnsi"/>
                <w:sz w:val="22"/>
                <w:szCs w:val="22"/>
              </w:rPr>
            </w:pPr>
          </w:p>
        </w:tc>
        <w:tc>
          <w:tcPr>
            <w:tcW w:w="226" w:type="dxa"/>
          </w:tcPr>
          <w:p w14:paraId="0BF4BACC" w14:textId="77777777" w:rsidR="00C74B0B" w:rsidRPr="00C02C4C" w:rsidRDefault="00C74B0B">
            <w:pPr>
              <w:spacing w:line="240" w:lineRule="auto"/>
              <w:rPr>
                <w:rFonts w:ascii="Montserrat" w:hAnsi="Montserrat" w:cstheme="minorHAnsi"/>
                <w:sz w:val="22"/>
                <w:szCs w:val="22"/>
              </w:rPr>
            </w:pPr>
          </w:p>
        </w:tc>
        <w:tc>
          <w:tcPr>
            <w:tcW w:w="1212" w:type="dxa"/>
          </w:tcPr>
          <w:p w14:paraId="46AEE599" w14:textId="77777777" w:rsidR="00C74B0B" w:rsidRPr="00C02C4C" w:rsidRDefault="00C74B0B">
            <w:pPr>
              <w:spacing w:line="240" w:lineRule="auto"/>
              <w:rPr>
                <w:rFonts w:ascii="Montserrat" w:hAnsi="Montserrat" w:cstheme="minorHAnsi"/>
                <w:sz w:val="22"/>
                <w:szCs w:val="22"/>
              </w:rPr>
            </w:pPr>
          </w:p>
          <w:p w14:paraId="3EAAEEFB" w14:textId="77777777" w:rsidR="00C74B0B" w:rsidRPr="00C02C4C" w:rsidRDefault="00C74B0B">
            <w:pPr>
              <w:spacing w:line="240" w:lineRule="auto"/>
              <w:rPr>
                <w:rFonts w:ascii="Montserrat" w:hAnsi="Montserrat" w:cstheme="minorHAnsi"/>
                <w:sz w:val="22"/>
                <w:szCs w:val="22"/>
              </w:rPr>
            </w:pPr>
            <w:r>
              <w:rPr>
                <w:rFonts w:ascii="Montserrat" w:hAnsi="Montserrat" w:cstheme="minorHAnsi"/>
                <w:sz w:val="22"/>
                <w:szCs w:val="22"/>
              </w:rPr>
              <w:t>Date:</w:t>
            </w:r>
          </w:p>
        </w:tc>
        <w:tc>
          <w:tcPr>
            <w:tcW w:w="2958" w:type="dxa"/>
            <w:tcBorders>
              <w:top w:val="single" w:sz="4" w:space="0" w:color="auto"/>
              <w:bottom w:val="single" w:sz="4" w:space="0" w:color="auto"/>
            </w:tcBorders>
          </w:tcPr>
          <w:p w14:paraId="3E9EE934" w14:textId="77777777" w:rsidR="00C74B0B" w:rsidRPr="00C02C4C" w:rsidRDefault="00C74B0B">
            <w:pPr>
              <w:spacing w:line="240" w:lineRule="auto"/>
              <w:rPr>
                <w:rFonts w:ascii="Montserrat" w:hAnsi="Montserrat" w:cstheme="minorHAnsi"/>
                <w:sz w:val="22"/>
                <w:szCs w:val="22"/>
              </w:rPr>
            </w:pPr>
          </w:p>
          <w:p w14:paraId="71653772" w14:textId="77777777" w:rsidR="00C74B0B" w:rsidRPr="00C02C4C" w:rsidRDefault="00C74B0B">
            <w:pPr>
              <w:spacing w:line="240" w:lineRule="auto"/>
              <w:rPr>
                <w:rFonts w:ascii="Montserrat" w:hAnsi="Montserrat" w:cstheme="minorHAnsi"/>
                <w:sz w:val="22"/>
                <w:szCs w:val="22"/>
              </w:rPr>
            </w:pPr>
          </w:p>
        </w:tc>
      </w:tr>
      <w:bookmarkEnd w:id="140"/>
    </w:tbl>
    <w:p w14:paraId="34329287" w14:textId="77777777" w:rsidR="00C74B0B" w:rsidRPr="00C02C4C" w:rsidRDefault="00C74B0B" w:rsidP="00C74B0B">
      <w:pPr>
        <w:jc w:val="both"/>
        <w:rPr>
          <w:rFonts w:ascii="Montserrat" w:hAnsi="Montserrat" w:cstheme="minorHAnsi"/>
          <w:sz w:val="22"/>
          <w:szCs w:val="22"/>
        </w:rPr>
      </w:pPr>
    </w:p>
    <w:p w14:paraId="132C1286" w14:textId="77777777" w:rsidR="00C74B0B" w:rsidRPr="00C02C4C" w:rsidRDefault="00C74B0B" w:rsidP="00C74B0B">
      <w:pPr>
        <w:jc w:val="both"/>
        <w:rPr>
          <w:rFonts w:ascii="Montserrat" w:hAnsi="Montserrat" w:cstheme="minorHAnsi"/>
          <w:sz w:val="22"/>
          <w:szCs w:val="22"/>
        </w:rPr>
      </w:pPr>
    </w:p>
    <w:p w14:paraId="1CCF4B1D" w14:textId="77777777" w:rsidR="00C74B0B" w:rsidRPr="00C02C4C" w:rsidRDefault="00C74B0B" w:rsidP="00C74B0B">
      <w:pPr>
        <w:jc w:val="both"/>
        <w:rPr>
          <w:rFonts w:ascii="Montserrat" w:hAnsi="Montserrat" w:cstheme="minorHAnsi"/>
          <w:sz w:val="22"/>
          <w:szCs w:val="22"/>
        </w:rPr>
      </w:pPr>
    </w:p>
    <w:p w14:paraId="4531E219" w14:textId="116B5E7E" w:rsidR="008D7016" w:rsidRPr="005E1040" w:rsidRDefault="00C74B0B" w:rsidP="00ED59F0">
      <w:pPr>
        <w:jc w:val="center"/>
        <w:rPr>
          <w:rFonts w:ascii="Montserrat" w:hAnsi="Montserrat" w:cstheme="minorHAnsi"/>
          <w:sz w:val="22"/>
          <w:szCs w:val="22"/>
        </w:rPr>
      </w:pPr>
      <w:r>
        <w:rPr>
          <w:rFonts w:ascii="Montserrat" w:hAnsi="Montserrat" w:cstheme="minorHAnsi"/>
          <w:b/>
          <w:bCs/>
          <w:i/>
          <w:iCs/>
          <w:sz w:val="22"/>
          <w:szCs w:val="22"/>
        </w:rPr>
        <w:t>(End of Document)</w:t>
      </w:r>
    </w:p>
    <w:sectPr w:rsidR="008D7016" w:rsidRPr="005E1040" w:rsidSect="002456D9">
      <w:headerReference w:type="default" r:id="rId21"/>
      <w:footerReference w:type="default" r:id="rId22"/>
      <w:footerReference w:type="first" r:id="rId23"/>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Jeroen Domensino" w:date="2026-08-19T11:43:00Z" w:initials="JD">
    <w:p w14:paraId="5EC8EF3A" w14:textId="77777777" w:rsidR="002E4F22" w:rsidRDefault="002E4F22" w:rsidP="002E4F22">
      <w:r>
        <w:rPr>
          <w:rStyle w:val="CommentReference"/>
        </w:rPr>
        <w:annotationRef/>
      </w:r>
      <w:r>
        <w:rPr>
          <w:sz w:val="20"/>
          <w:szCs w:val="20"/>
        </w:rPr>
        <w:t>We need to show real business objectives. Not just technical jargon.</w:t>
      </w:r>
    </w:p>
  </w:comment>
  <w:comment w:id="32" w:author="Jeroen Domensino" w:date="2026-08-19T11:53:00Z" w:initials="JD">
    <w:p w14:paraId="1B100086" w14:textId="77777777" w:rsidR="00573459" w:rsidRDefault="00573459" w:rsidP="00573459">
      <w:r>
        <w:rPr>
          <w:rStyle w:val="CommentReference"/>
        </w:rPr>
        <w:annotationRef/>
      </w:r>
      <w:r>
        <w:rPr>
          <w:sz w:val="20"/>
          <w:szCs w:val="20"/>
        </w:rPr>
        <w:t>Does it involve additional liceses for knowledge bases or titan on AWS?</w:t>
      </w:r>
    </w:p>
  </w:comment>
  <w:comment w:id="35" w:author="Jeroen Domensino" w:date="2026-08-19T11:57:00Z" w:initials="JD">
    <w:p w14:paraId="54537308" w14:textId="77777777" w:rsidR="009E1D4D" w:rsidRDefault="009E1D4D" w:rsidP="009E1D4D">
      <w:r>
        <w:rPr>
          <w:rStyle w:val="CommentReference"/>
        </w:rPr>
        <w:annotationRef/>
      </w:r>
      <w:r>
        <w:rPr>
          <w:sz w:val="20"/>
          <w:szCs w:val="20"/>
        </w:rPr>
        <w:t>to be discussed</w:t>
      </w:r>
    </w:p>
    <w:p w14:paraId="687F6BC8" w14:textId="77777777" w:rsidR="009E1D4D" w:rsidRDefault="009E1D4D" w:rsidP="009E1D4D"/>
  </w:comment>
  <w:comment w:id="41" w:author="Jeroen Domensino" w:date="2026-08-19T11:58:00Z" w:initials="JD">
    <w:p w14:paraId="393F5BD7" w14:textId="77777777" w:rsidR="00D0362D" w:rsidRDefault="00D0362D" w:rsidP="00D0362D">
      <w:r>
        <w:rPr>
          <w:rStyle w:val="CommentReference"/>
        </w:rPr>
        <w:annotationRef/>
      </w:r>
      <w:r>
        <w:rPr>
          <w:sz w:val="20"/>
          <w:szCs w:val="20"/>
        </w:rPr>
        <w:t>Why do we speak Nova QMS?</w:t>
      </w:r>
    </w:p>
  </w:comment>
  <w:comment w:id="63" w:author="Jeroen Domensino" w:date="2026-08-19T12:00:00Z" w:initials="JD">
    <w:p w14:paraId="5AA0A224" w14:textId="77777777" w:rsidR="001E42DA" w:rsidRDefault="001E42DA" w:rsidP="001E42DA">
      <w:r>
        <w:rPr>
          <w:rStyle w:val="CommentReference"/>
        </w:rPr>
        <w:annotationRef/>
      </w:r>
      <w:r>
        <w:rPr>
          <w:sz w:val="20"/>
          <w:szCs w:val="20"/>
        </w:rPr>
        <w:t>are we sure they have that?</w:t>
      </w:r>
    </w:p>
  </w:comment>
  <w:comment w:id="133" w:author="Venkata Surya Vivek Panatula" w:date="2026-08-20T13:10:00Z" w:initials="VP">
    <w:p w14:paraId="609066A1" w14:textId="77777777" w:rsidR="009F787B" w:rsidRDefault="009F787B" w:rsidP="009F787B">
      <w:pPr>
        <w:pStyle w:val="CommentText"/>
      </w:pPr>
      <w:r>
        <w:rPr>
          <w:rStyle w:val="CommentReference"/>
        </w:rPr>
        <w:annotationRef/>
      </w:r>
      <w:r>
        <w:rPr>
          <w:lang w:val="en-IN"/>
        </w:rPr>
        <w:t xml:space="preserve">Landfuse to be mentioned </w:t>
      </w:r>
    </w:p>
  </w:comment>
  <w:comment w:id="134" w:author="Venkata Surya Vivek Panatula" w:date="2026-08-20T13:12:00Z" w:initials="VP">
    <w:p w14:paraId="4C25C56A" w14:textId="77777777" w:rsidR="00BB3F33" w:rsidRDefault="00BB3F33" w:rsidP="00BB3F33">
      <w:pPr>
        <w:pStyle w:val="CommentText"/>
      </w:pPr>
      <w:r>
        <w:rPr>
          <w:rStyle w:val="CommentReference"/>
        </w:rPr>
        <w:annotationRef/>
      </w:r>
      <w:r>
        <w:t xml:space="preserve">Need to consider this </w:t>
      </w:r>
    </w:p>
    <w:p w14:paraId="246229DA" w14:textId="77777777" w:rsidR="00BB3F33" w:rsidRDefault="00BB3F33" w:rsidP="00BB3F33">
      <w:pPr>
        <w:pStyle w:val="CommentText"/>
      </w:pPr>
      <w:r>
        <w:t xml:space="preserve">Portability: Avoid unnecessary technology vendor coupling beyond approved AWS and Bedrock patterns.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8EF3A" w15:done="0"/>
  <w15:commentEx w15:paraId="1B100086" w15:done="0"/>
  <w15:commentEx w15:paraId="687F6BC8" w15:done="1"/>
  <w15:commentEx w15:paraId="393F5BD7" w15:done="0"/>
  <w15:commentEx w15:paraId="5AA0A224" w15:done="0"/>
  <w15:commentEx w15:paraId="609066A1" w15:done="0"/>
  <w15:commentEx w15:paraId="246229DA" w15:paraIdParent="609066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034A11" w16cex:dateUtc="2026-08-19T16:43:00Z"/>
  <w16cex:commentExtensible w16cex:durableId="12BAA229" w16cex:dateUtc="2026-08-19T16:53:00Z"/>
  <w16cex:commentExtensible w16cex:durableId="72D4EA3B" w16cex:dateUtc="2026-08-19T16:57:00Z"/>
  <w16cex:commentExtensible w16cex:durableId="0AE2D6DD" w16cex:dateUtc="2026-08-19T16:58:00Z"/>
  <w16cex:commentExtensible w16cex:durableId="40F33C22" w16cex:dateUtc="2026-08-19T17:00:00Z"/>
  <w16cex:commentExtensible w16cex:durableId="28531988" w16cex:dateUtc="2026-08-20T07:40:00Z"/>
  <w16cex:commentExtensible w16cex:durableId="666E33AB" w16cex:dateUtc="2026-08-20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8EF3A" w16cid:durableId="78034A11"/>
  <w16cid:commentId w16cid:paraId="1B100086" w16cid:durableId="12BAA229"/>
  <w16cid:commentId w16cid:paraId="687F6BC8" w16cid:durableId="72D4EA3B"/>
  <w16cid:commentId w16cid:paraId="393F5BD7" w16cid:durableId="0AE2D6DD"/>
  <w16cid:commentId w16cid:paraId="5AA0A224" w16cid:durableId="40F33C22"/>
  <w16cid:commentId w16cid:paraId="609066A1" w16cid:durableId="28531988"/>
  <w16cid:commentId w16cid:paraId="246229DA" w16cid:durableId="666E33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018AF" w14:textId="77777777" w:rsidR="00481A8D" w:rsidRDefault="00481A8D">
      <w:r>
        <w:separator/>
      </w:r>
    </w:p>
  </w:endnote>
  <w:endnote w:type="continuationSeparator" w:id="0">
    <w:p w14:paraId="7D979ECD" w14:textId="77777777" w:rsidR="00481A8D" w:rsidRDefault="00481A8D">
      <w:r>
        <w:continuationSeparator/>
      </w:r>
    </w:p>
  </w:endnote>
  <w:endnote w:type="continuationNotice" w:id="1">
    <w:p w14:paraId="620FE6F0" w14:textId="77777777" w:rsidR="00481A8D" w:rsidRDefault="00481A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w:altName w:val="Calibri"/>
    <w:charset w:val="00"/>
    <w:family w:val="auto"/>
    <w:pitch w:val="variable"/>
    <w:sig w:usb0="2000020F" w:usb1="00000003"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00000003" w:usb1="00000000" w:usb2="00000000" w:usb3="00000000" w:csb0="00000001"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8C96" w14:textId="32EC4DB3" w:rsidR="00191553" w:rsidRPr="002B069F" w:rsidRDefault="000B0F4C" w:rsidP="00191553">
    <w:pPr>
      <w:jc w:val="center"/>
      <w:rPr>
        <w:rFonts w:ascii="Montserrat" w:hAnsi="Montserrat" w:cstheme="minorHAnsi"/>
        <w:b/>
        <w:bCs/>
        <w:i/>
        <w:iCs/>
        <w:color w:val="000000"/>
        <w:sz w:val="14"/>
        <w:szCs w:val="14"/>
      </w:rPr>
    </w:pPr>
    <w:r>
      <w:rPr>
        <w:rFonts w:ascii="Montserrat" w:eastAsia="+mn-ea" w:hAnsi="Montserrat" w:cstheme="minorHAnsi"/>
        <w:b/>
        <w:bCs/>
        <w:i/>
        <w:iCs/>
        <w:color w:val="000000"/>
        <w:kern w:val="24"/>
        <w:sz w:val="14"/>
        <w:szCs w:val="14"/>
      </w:rPr>
      <w:t>Delaware</w:t>
    </w:r>
    <w:r w:rsidR="00A46A4C" w:rsidRPr="002B069F">
      <w:rPr>
        <w:rFonts w:ascii="Montserrat" w:eastAsia="+mn-ea" w:hAnsi="Montserrat" w:cstheme="minorHAnsi"/>
        <w:b/>
        <w:bCs/>
        <w:i/>
        <w:iCs/>
        <w:color w:val="000000"/>
        <w:kern w:val="24"/>
        <w:sz w:val="14"/>
        <w:szCs w:val="14"/>
      </w:rPr>
      <w:t xml:space="preserve"> </w:t>
    </w:r>
    <w:r w:rsidR="00191553" w:rsidRPr="002B069F">
      <w:rPr>
        <w:rFonts w:ascii="Montserrat" w:eastAsia="+mn-ea" w:hAnsi="Montserrat" w:cstheme="minorHAnsi"/>
        <w:b/>
        <w:bCs/>
        <w:i/>
        <w:iCs/>
        <w:color w:val="000000"/>
        <w:kern w:val="24"/>
        <w:sz w:val="14"/>
        <w:szCs w:val="14"/>
      </w:rPr>
      <w:t>|</w:t>
    </w:r>
    <w:r w:rsidR="00A46A4C" w:rsidRPr="002B069F">
      <w:rPr>
        <w:rFonts w:ascii="Montserrat" w:eastAsia="+mn-ea" w:hAnsi="Montserrat" w:cstheme="minorHAnsi"/>
        <w:b/>
        <w:bCs/>
        <w:i/>
        <w:iCs/>
        <w:color w:val="000000"/>
        <w:kern w:val="24"/>
        <w:sz w:val="14"/>
        <w:szCs w:val="14"/>
      </w:rPr>
      <w:t xml:space="preserve"> Hyderabad</w:t>
    </w:r>
    <w:r w:rsidR="000549D2" w:rsidRPr="002B069F">
      <w:rPr>
        <w:rFonts w:ascii="Montserrat" w:eastAsia="+mn-ea" w:hAnsi="Montserrat" w:cstheme="minorHAnsi"/>
        <w:b/>
        <w:bCs/>
        <w:i/>
        <w:iCs/>
        <w:color w:val="000000"/>
        <w:kern w:val="24"/>
        <w:sz w:val="14"/>
        <w:szCs w:val="14"/>
      </w:rPr>
      <w:t xml:space="preserve"> </w:t>
    </w:r>
    <w:r w:rsidR="00191553" w:rsidRPr="002B069F">
      <w:rPr>
        <w:rFonts w:ascii="Montserrat" w:eastAsia="+mn-ea" w:hAnsi="Montserrat" w:cstheme="minorHAnsi"/>
        <w:b/>
        <w:bCs/>
        <w:i/>
        <w:iCs/>
        <w:color w:val="000000"/>
        <w:kern w:val="24"/>
        <w:sz w:val="14"/>
        <w:szCs w:val="14"/>
      </w:rPr>
      <w:t>| www.QualiZeal.com | Unsolicited Distribution is Restricted. Copyright © 202</w:t>
    </w:r>
    <w:r w:rsidR="00583D13">
      <w:rPr>
        <w:rFonts w:ascii="Montserrat" w:eastAsia="+mn-ea" w:hAnsi="Montserrat" w:cstheme="minorHAnsi"/>
        <w:b/>
        <w:bCs/>
        <w:i/>
        <w:iCs/>
        <w:color w:val="000000"/>
        <w:kern w:val="24"/>
        <w:sz w:val="14"/>
        <w:szCs w:val="14"/>
      </w:rPr>
      <w:t>4</w:t>
    </w:r>
    <w:r w:rsidR="00F70D9E" w:rsidRPr="002B069F">
      <w:rPr>
        <w:rFonts w:ascii="Montserrat" w:eastAsia="+mn-ea" w:hAnsi="Montserrat" w:cstheme="minorHAnsi"/>
        <w:b/>
        <w:bCs/>
        <w:i/>
        <w:iCs/>
        <w:color w:val="000000"/>
        <w:kern w:val="24"/>
        <w:sz w:val="14"/>
        <w:szCs w:val="14"/>
      </w:rPr>
      <w:t>-202</w:t>
    </w:r>
    <w:r w:rsidR="005E3C5E">
      <w:rPr>
        <w:rFonts w:ascii="Montserrat" w:eastAsia="+mn-ea" w:hAnsi="Montserrat" w:cstheme="minorHAnsi"/>
        <w:b/>
        <w:bCs/>
        <w:i/>
        <w:iCs/>
        <w:color w:val="000000"/>
        <w:kern w:val="24"/>
        <w:sz w:val="14"/>
        <w:szCs w:val="14"/>
      </w:rPr>
      <w:t>6</w:t>
    </w:r>
    <w:r w:rsidR="00191553" w:rsidRPr="002B069F">
      <w:rPr>
        <w:rFonts w:ascii="Montserrat" w:eastAsia="+mn-ea" w:hAnsi="Montserrat" w:cstheme="minorHAnsi"/>
        <w:b/>
        <w:bCs/>
        <w:i/>
        <w:iCs/>
        <w:color w:val="000000"/>
        <w:kern w:val="24"/>
        <w:sz w:val="14"/>
        <w:szCs w:val="14"/>
      </w:rPr>
      <w:t xml:space="preserve">, QualiZeal </w:t>
    </w:r>
    <w:r w:rsidR="00A46A4C" w:rsidRPr="002B069F">
      <w:rPr>
        <w:rFonts w:ascii="Montserrat" w:eastAsia="+mn-ea" w:hAnsi="Montserrat" w:cstheme="minorHAnsi"/>
        <w:b/>
        <w:bCs/>
        <w:i/>
        <w:iCs/>
        <w:color w:val="000000"/>
        <w:kern w:val="24"/>
        <w:sz w:val="14"/>
        <w:szCs w:val="14"/>
      </w:rPr>
      <w:t>Inc</w:t>
    </w:r>
    <w:r w:rsidR="00BC4A68" w:rsidRPr="002B069F">
      <w:rPr>
        <w:rFonts w:ascii="Montserrat" w:eastAsia="+mn-ea" w:hAnsi="Montserrat" w:cstheme="minorHAnsi"/>
        <w:b/>
        <w:bCs/>
        <w:i/>
        <w:iCs/>
        <w:color w:val="000000"/>
        <w:kern w:val="24"/>
        <w:sz w:val="14"/>
        <w:szCs w:val="14"/>
      </w:rPr>
      <w:t>.</w:t>
    </w:r>
  </w:p>
  <w:p w14:paraId="27F25576" w14:textId="28D2FDE1" w:rsidR="007C64A7" w:rsidRPr="00D21DB1" w:rsidRDefault="007C64A7" w:rsidP="00191553">
    <w:pPr>
      <w:rPr>
        <w:rFonts w:ascii="Times New Roman" w:eastAsia="Times New Roman" w:hAnsi="Times New Roman"/>
        <w:b/>
        <w:bCs/>
        <w:i/>
        <w:iCs/>
        <w:color w:val="000000"/>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2C5D" w14:textId="77777777" w:rsidR="007E0BD9" w:rsidRDefault="007E0BD9" w:rsidP="00191553">
    <w:pPr>
      <w:jc w:val="center"/>
      <w:rPr>
        <w:rFonts w:eastAsia="+mn-ea" w:cstheme="minorHAnsi"/>
        <w:b/>
        <w:bCs/>
        <w:i/>
        <w:iCs/>
        <w:color w:val="000000"/>
        <w:kern w:val="24"/>
        <w:sz w:val="14"/>
        <w:szCs w:val="14"/>
      </w:rPr>
    </w:pPr>
  </w:p>
  <w:p w14:paraId="16726819" w14:textId="2E6D9037" w:rsidR="00191553" w:rsidRPr="002B069F" w:rsidRDefault="00543EFC" w:rsidP="00191553">
    <w:pPr>
      <w:jc w:val="center"/>
      <w:rPr>
        <w:rFonts w:ascii="Montserrat" w:hAnsi="Montserrat" w:cstheme="minorHAnsi"/>
        <w:b/>
        <w:bCs/>
        <w:i/>
        <w:iCs/>
        <w:color w:val="000000"/>
        <w:sz w:val="14"/>
        <w:szCs w:val="14"/>
      </w:rPr>
    </w:pPr>
    <w:r>
      <w:rPr>
        <w:rFonts w:ascii="Montserrat" w:eastAsia="+mn-ea" w:hAnsi="Montserrat" w:cstheme="minorHAnsi"/>
        <w:b/>
        <w:bCs/>
        <w:i/>
        <w:iCs/>
        <w:color w:val="000000"/>
        <w:kern w:val="24"/>
        <w:sz w:val="14"/>
        <w:szCs w:val="14"/>
      </w:rPr>
      <w:t>Delaware</w:t>
    </w:r>
    <w:r w:rsidR="00EB42FF" w:rsidRPr="002B069F">
      <w:rPr>
        <w:rFonts w:ascii="Montserrat" w:eastAsia="+mn-ea" w:hAnsi="Montserrat" w:cstheme="minorHAnsi"/>
        <w:b/>
        <w:bCs/>
        <w:i/>
        <w:iCs/>
        <w:color w:val="000000"/>
        <w:kern w:val="24"/>
        <w:sz w:val="14"/>
        <w:szCs w:val="14"/>
      </w:rPr>
      <w:t xml:space="preserve"> </w:t>
    </w:r>
    <w:r w:rsidR="00191553" w:rsidRPr="002B069F">
      <w:rPr>
        <w:rFonts w:ascii="Montserrat" w:eastAsia="+mn-ea" w:hAnsi="Montserrat" w:cstheme="minorHAnsi"/>
        <w:b/>
        <w:bCs/>
        <w:i/>
        <w:iCs/>
        <w:color w:val="000000"/>
        <w:kern w:val="24"/>
        <w:sz w:val="14"/>
        <w:szCs w:val="14"/>
      </w:rPr>
      <w:t>|</w:t>
    </w:r>
    <w:r w:rsidR="00EB42FF" w:rsidRPr="002B069F">
      <w:rPr>
        <w:rFonts w:ascii="Montserrat" w:eastAsia="+mn-ea" w:hAnsi="Montserrat" w:cstheme="minorHAnsi"/>
        <w:b/>
        <w:bCs/>
        <w:i/>
        <w:iCs/>
        <w:color w:val="000000"/>
        <w:kern w:val="24"/>
        <w:sz w:val="14"/>
        <w:szCs w:val="14"/>
      </w:rPr>
      <w:t xml:space="preserve"> Hyderabad</w:t>
    </w:r>
    <w:r w:rsidR="007259FC" w:rsidRPr="002B069F">
      <w:rPr>
        <w:rFonts w:ascii="Montserrat" w:eastAsia="+mn-ea" w:hAnsi="Montserrat" w:cstheme="minorHAnsi"/>
        <w:b/>
        <w:bCs/>
        <w:i/>
        <w:iCs/>
        <w:color w:val="000000"/>
        <w:kern w:val="24"/>
        <w:sz w:val="14"/>
        <w:szCs w:val="14"/>
      </w:rPr>
      <w:t xml:space="preserve"> </w:t>
    </w:r>
    <w:r w:rsidR="00191553" w:rsidRPr="002B069F">
      <w:rPr>
        <w:rFonts w:ascii="Montserrat" w:eastAsia="+mn-ea" w:hAnsi="Montserrat" w:cstheme="minorHAnsi"/>
        <w:b/>
        <w:bCs/>
        <w:i/>
        <w:iCs/>
        <w:color w:val="000000"/>
        <w:kern w:val="24"/>
        <w:sz w:val="14"/>
        <w:szCs w:val="14"/>
      </w:rPr>
      <w:t>| www.QualiZeal.com | Unsolicited Distribution is Restricted. Copyright © 202</w:t>
    </w:r>
    <w:r w:rsidR="00497030">
      <w:rPr>
        <w:rFonts w:ascii="Montserrat" w:eastAsia="+mn-ea" w:hAnsi="Montserrat" w:cstheme="minorHAnsi"/>
        <w:b/>
        <w:bCs/>
        <w:i/>
        <w:iCs/>
        <w:color w:val="000000"/>
        <w:kern w:val="24"/>
        <w:sz w:val="14"/>
        <w:szCs w:val="14"/>
      </w:rPr>
      <w:t>4</w:t>
    </w:r>
    <w:r w:rsidR="00F70D9E" w:rsidRPr="002B069F">
      <w:rPr>
        <w:rFonts w:ascii="Montserrat" w:eastAsia="+mn-ea" w:hAnsi="Montserrat" w:cstheme="minorHAnsi"/>
        <w:b/>
        <w:bCs/>
        <w:i/>
        <w:iCs/>
        <w:color w:val="000000"/>
        <w:kern w:val="24"/>
        <w:sz w:val="14"/>
        <w:szCs w:val="14"/>
      </w:rPr>
      <w:t>-202</w:t>
    </w:r>
    <w:r w:rsidR="005E3C5E">
      <w:rPr>
        <w:rFonts w:ascii="Montserrat" w:eastAsia="+mn-ea" w:hAnsi="Montserrat" w:cstheme="minorHAnsi"/>
        <w:b/>
        <w:bCs/>
        <w:i/>
        <w:iCs/>
        <w:color w:val="000000"/>
        <w:kern w:val="24"/>
        <w:sz w:val="14"/>
        <w:szCs w:val="14"/>
      </w:rPr>
      <w:t>6</w:t>
    </w:r>
    <w:r w:rsidR="00191553" w:rsidRPr="002B069F">
      <w:rPr>
        <w:rFonts w:ascii="Montserrat" w:eastAsia="+mn-ea" w:hAnsi="Montserrat" w:cstheme="minorHAnsi"/>
        <w:b/>
        <w:bCs/>
        <w:i/>
        <w:iCs/>
        <w:color w:val="000000"/>
        <w:kern w:val="24"/>
        <w:sz w:val="14"/>
        <w:szCs w:val="14"/>
      </w:rPr>
      <w:t>, QualiZeal</w:t>
    </w:r>
    <w:r w:rsidR="00421460" w:rsidRPr="002B069F">
      <w:rPr>
        <w:rFonts w:ascii="Montserrat" w:eastAsia="+mn-ea" w:hAnsi="Montserrat" w:cstheme="minorHAnsi"/>
        <w:b/>
        <w:bCs/>
        <w:i/>
        <w:iCs/>
        <w:color w:val="000000"/>
        <w:kern w:val="24"/>
        <w:sz w:val="14"/>
        <w:szCs w:val="14"/>
      </w:rPr>
      <w:t xml:space="preserve"> </w:t>
    </w:r>
    <w:r w:rsidR="00EB42FF" w:rsidRPr="002B069F">
      <w:rPr>
        <w:rFonts w:ascii="Montserrat" w:eastAsia="+mn-ea" w:hAnsi="Montserrat" w:cstheme="minorHAnsi"/>
        <w:b/>
        <w:bCs/>
        <w:i/>
        <w:iCs/>
        <w:color w:val="000000"/>
        <w:kern w:val="24"/>
        <w:sz w:val="14"/>
        <w:szCs w:val="14"/>
      </w:rPr>
      <w:t>Inc</w:t>
    </w:r>
    <w:r w:rsidR="00717C51" w:rsidRPr="002B069F">
      <w:rPr>
        <w:rFonts w:ascii="Montserrat" w:eastAsia="+mn-ea" w:hAnsi="Montserrat" w:cstheme="minorHAnsi"/>
        <w:b/>
        <w:bCs/>
        <w:i/>
        <w:iCs/>
        <w:color w:val="000000"/>
        <w:kern w:val="24"/>
        <w:sz w:val="14"/>
        <w:szCs w:val="14"/>
      </w:rPr>
      <w:t>.</w:t>
    </w:r>
  </w:p>
  <w:p w14:paraId="7A7CFD5A" w14:textId="3901AC83" w:rsidR="007C64A7" w:rsidRPr="00191553" w:rsidRDefault="007C64A7" w:rsidP="00191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45C3E" w14:textId="77777777" w:rsidR="00481A8D" w:rsidRDefault="00481A8D">
      <w:r>
        <w:separator/>
      </w:r>
    </w:p>
  </w:footnote>
  <w:footnote w:type="continuationSeparator" w:id="0">
    <w:p w14:paraId="640937CB" w14:textId="77777777" w:rsidR="00481A8D" w:rsidRDefault="00481A8D">
      <w:r>
        <w:continuationSeparator/>
      </w:r>
    </w:p>
  </w:footnote>
  <w:footnote w:type="continuationNotice" w:id="1">
    <w:p w14:paraId="49635B7B" w14:textId="77777777" w:rsidR="00481A8D" w:rsidRDefault="00481A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D9A1" w14:textId="7FEF0FE5" w:rsidR="007C64A7" w:rsidRDefault="00D21DB1" w:rsidP="0083454A">
    <w:pPr>
      <w:pStyle w:val="Header"/>
      <w:jc w:val="right"/>
    </w:pPr>
    <w:r>
      <w:rPr>
        <w:noProof/>
      </w:rPr>
      <w:drawing>
        <wp:inline distT="0" distB="0" distL="0" distR="0" wp14:anchorId="1141AEE4" wp14:editId="1FDF2D7B">
          <wp:extent cx="1020359" cy="127534"/>
          <wp:effectExtent l="0" t="0" r="0" b="6350"/>
          <wp:docPr id="2098616811" name="Picture 2098616811" descr="Icon&#10;&#10;Description automatically generated">
            <a:extLst xmlns:a="http://schemas.openxmlformats.org/drawingml/2006/main">
              <a:ext uri="{FF2B5EF4-FFF2-40B4-BE49-F238E27FC236}">
                <a16:creationId xmlns:a16="http://schemas.microsoft.com/office/drawing/2014/main" id="{F0DD8618-7E1E-4659-8DEA-85B507FDD6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con&#10;&#10;Description automatically generated">
                    <a:extLst>
                      <a:ext uri="{FF2B5EF4-FFF2-40B4-BE49-F238E27FC236}">
                        <a16:creationId xmlns:a16="http://schemas.microsoft.com/office/drawing/2014/main" id="{F0DD8618-7E1E-4659-8DEA-85B507FDD6E9}"/>
                      </a:ext>
                    </a:extLst>
                  </pic:cNvPr>
                  <pic:cNvPicPr>
                    <a:picLocks noChangeAspect="1"/>
                  </pic:cNvPicPr>
                </pic:nvPicPr>
                <pic:blipFill>
                  <a:blip r:embed="rId1"/>
                  <a:stretch>
                    <a:fillRect/>
                  </a:stretch>
                </pic:blipFill>
                <pic:spPr>
                  <a:xfrm>
                    <a:off x="0" y="0"/>
                    <a:ext cx="1020359" cy="1275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F458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E81F8E"/>
    <w:multiLevelType w:val="multilevel"/>
    <w:tmpl w:val="76A2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3728F"/>
    <w:multiLevelType w:val="multilevel"/>
    <w:tmpl w:val="52EC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0257E"/>
    <w:multiLevelType w:val="multilevel"/>
    <w:tmpl w:val="307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BE14DB"/>
    <w:multiLevelType w:val="multilevel"/>
    <w:tmpl w:val="A26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9C66FF"/>
    <w:multiLevelType w:val="multilevel"/>
    <w:tmpl w:val="42FA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ED63E7"/>
    <w:multiLevelType w:val="multilevel"/>
    <w:tmpl w:val="B612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9D21DB"/>
    <w:multiLevelType w:val="multilevel"/>
    <w:tmpl w:val="E85C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0F57D0"/>
    <w:multiLevelType w:val="hybridMultilevel"/>
    <w:tmpl w:val="FAAC2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777A63"/>
    <w:multiLevelType w:val="multilevel"/>
    <w:tmpl w:val="FB00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4721F9"/>
    <w:multiLevelType w:val="multilevel"/>
    <w:tmpl w:val="F690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A03EB5"/>
    <w:multiLevelType w:val="multilevel"/>
    <w:tmpl w:val="C55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6D7508"/>
    <w:multiLevelType w:val="hybridMultilevel"/>
    <w:tmpl w:val="70DE88B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3D8C9CEE">
      <w:numFmt w:val="bullet"/>
      <w:lvlText w:val="•"/>
      <w:lvlJc w:val="left"/>
      <w:pPr>
        <w:ind w:left="2160" w:hanging="360"/>
      </w:pPr>
      <w:rPr>
        <w:rFonts w:ascii="Times New Roman" w:eastAsia="Times New Roman"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186CF4"/>
    <w:multiLevelType w:val="multilevel"/>
    <w:tmpl w:val="404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7363C9"/>
    <w:multiLevelType w:val="multilevel"/>
    <w:tmpl w:val="A3A0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991299"/>
    <w:multiLevelType w:val="multilevel"/>
    <w:tmpl w:val="41E6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C22945"/>
    <w:multiLevelType w:val="hybridMultilevel"/>
    <w:tmpl w:val="03AEA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51413F"/>
    <w:multiLevelType w:val="hybridMultilevel"/>
    <w:tmpl w:val="B9C43C46"/>
    <w:lvl w:ilvl="0" w:tplc="BB74ECAA">
      <w:start w:val="1"/>
      <w:numFmt w:val="bullet"/>
      <w:lvlText w:val="•"/>
      <w:lvlJc w:val="left"/>
      <w:pPr>
        <w:tabs>
          <w:tab w:val="num" w:pos="1080"/>
        </w:tabs>
        <w:ind w:left="1080" w:hanging="360"/>
      </w:pPr>
      <w:rPr>
        <w:rFonts w:ascii="Arial" w:hAnsi="Arial"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18" w15:restartNumberingAfterBreak="0">
    <w:nsid w:val="34694E3C"/>
    <w:multiLevelType w:val="hybridMultilevel"/>
    <w:tmpl w:val="6A7C8B0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47A76AC"/>
    <w:multiLevelType w:val="multilevel"/>
    <w:tmpl w:val="FCE2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4C3F92"/>
    <w:multiLevelType w:val="multilevel"/>
    <w:tmpl w:val="1328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841FC9"/>
    <w:multiLevelType w:val="multilevel"/>
    <w:tmpl w:val="0D8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D5117B"/>
    <w:multiLevelType w:val="multilevel"/>
    <w:tmpl w:val="79F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780C85"/>
    <w:multiLevelType w:val="multilevel"/>
    <w:tmpl w:val="15D4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E43CBA"/>
    <w:multiLevelType w:val="multilevel"/>
    <w:tmpl w:val="C04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473161"/>
    <w:multiLevelType w:val="multilevel"/>
    <w:tmpl w:val="0994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1633CF"/>
    <w:multiLevelType w:val="multilevel"/>
    <w:tmpl w:val="9F2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351F2A"/>
    <w:multiLevelType w:val="multilevel"/>
    <w:tmpl w:val="786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3D673F"/>
    <w:multiLevelType w:val="multilevel"/>
    <w:tmpl w:val="38B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843875"/>
    <w:multiLevelType w:val="multilevel"/>
    <w:tmpl w:val="4728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B402C2"/>
    <w:multiLevelType w:val="hybridMultilevel"/>
    <w:tmpl w:val="9E303B3C"/>
    <w:lvl w:ilvl="0" w:tplc="40090001">
      <w:start w:val="1"/>
      <w:numFmt w:val="bullet"/>
      <w:lvlText w:val=""/>
      <w:lvlJc w:val="left"/>
      <w:pPr>
        <w:ind w:left="936" w:hanging="360"/>
      </w:pPr>
      <w:rPr>
        <w:rFonts w:ascii="Symbol" w:hAnsi="Symbol" w:hint="default"/>
      </w:rPr>
    </w:lvl>
    <w:lvl w:ilvl="1" w:tplc="FFFFFFFF">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31" w15:restartNumberingAfterBreak="0">
    <w:nsid w:val="537502AA"/>
    <w:multiLevelType w:val="multilevel"/>
    <w:tmpl w:val="A9F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9C1EFE"/>
    <w:multiLevelType w:val="multilevel"/>
    <w:tmpl w:val="7FBE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66763C"/>
    <w:multiLevelType w:val="multilevel"/>
    <w:tmpl w:val="7ED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C47EEB"/>
    <w:multiLevelType w:val="multilevel"/>
    <w:tmpl w:val="A510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A1529B"/>
    <w:multiLevelType w:val="multilevel"/>
    <w:tmpl w:val="A0B2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046E7F"/>
    <w:multiLevelType w:val="multilevel"/>
    <w:tmpl w:val="B05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1732EE"/>
    <w:multiLevelType w:val="multilevel"/>
    <w:tmpl w:val="1F5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DE3454"/>
    <w:multiLevelType w:val="multilevel"/>
    <w:tmpl w:val="71E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2E349B"/>
    <w:multiLevelType w:val="multilevel"/>
    <w:tmpl w:val="B9C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030F97"/>
    <w:multiLevelType w:val="multilevel"/>
    <w:tmpl w:val="686C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9A7F71"/>
    <w:multiLevelType w:val="hybridMultilevel"/>
    <w:tmpl w:val="5906C3F6"/>
    <w:lvl w:ilvl="0" w:tplc="40090001">
      <w:start w:val="1"/>
      <w:numFmt w:val="bullet"/>
      <w:lvlText w:val=""/>
      <w:lvlJc w:val="left"/>
      <w:pPr>
        <w:ind w:left="936" w:hanging="360"/>
      </w:pPr>
      <w:rPr>
        <w:rFonts w:ascii="Symbol" w:hAnsi="Symbol" w:hint="default"/>
      </w:rPr>
    </w:lvl>
    <w:lvl w:ilvl="1" w:tplc="FFFFFFFF">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42" w15:restartNumberingAfterBreak="0">
    <w:nsid w:val="6A3F4D2B"/>
    <w:multiLevelType w:val="multilevel"/>
    <w:tmpl w:val="78D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1A50BD"/>
    <w:multiLevelType w:val="multilevel"/>
    <w:tmpl w:val="408A41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2FE5C4E"/>
    <w:multiLevelType w:val="multilevel"/>
    <w:tmpl w:val="BF3E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AB35EF"/>
    <w:multiLevelType w:val="multilevel"/>
    <w:tmpl w:val="B658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B005E8"/>
    <w:multiLevelType w:val="multilevel"/>
    <w:tmpl w:val="8EA2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84052F"/>
    <w:multiLevelType w:val="multilevel"/>
    <w:tmpl w:val="BFB88E24"/>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032A6E"/>
    <w:multiLevelType w:val="multilevel"/>
    <w:tmpl w:val="F0D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3B1D60"/>
    <w:multiLevelType w:val="multilevel"/>
    <w:tmpl w:val="3F9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2914B4"/>
    <w:multiLevelType w:val="multilevel"/>
    <w:tmpl w:val="C554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4C08ED"/>
    <w:multiLevelType w:val="multilevel"/>
    <w:tmpl w:val="4092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289137">
    <w:abstractNumId w:val="34"/>
  </w:num>
  <w:num w:numId="2" w16cid:durableId="1774397196">
    <w:abstractNumId w:val="41"/>
  </w:num>
  <w:num w:numId="3" w16cid:durableId="198251355">
    <w:abstractNumId w:val="30"/>
  </w:num>
  <w:num w:numId="4" w16cid:durableId="121467165">
    <w:abstractNumId w:val="18"/>
  </w:num>
  <w:num w:numId="5" w16cid:durableId="1807620467">
    <w:abstractNumId w:val="43"/>
  </w:num>
  <w:num w:numId="6" w16cid:durableId="829636719">
    <w:abstractNumId w:val="17"/>
  </w:num>
  <w:num w:numId="7" w16cid:durableId="2061435679">
    <w:abstractNumId w:val="0"/>
  </w:num>
  <w:num w:numId="8" w16cid:durableId="488406555">
    <w:abstractNumId w:val="16"/>
  </w:num>
  <w:num w:numId="9" w16cid:durableId="1370186719">
    <w:abstractNumId w:val="24"/>
  </w:num>
  <w:num w:numId="10" w16cid:durableId="1774473709">
    <w:abstractNumId w:val="19"/>
  </w:num>
  <w:num w:numId="11" w16cid:durableId="508954637">
    <w:abstractNumId w:val="28"/>
  </w:num>
  <w:num w:numId="12" w16cid:durableId="182667018">
    <w:abstractNumId w:val="50"/>
  </w:num>
  <w:num w:numId="13" w16cid:durableId="1860969689">
    <w:abstractNumId w:val="3"/>
  </w:num>
  <w:num w:numId="14" w16cid:durableId="311907978">
    <w:abstractNumId w:val="35"/>
  </w:num>
  <w:num w:numId="15" w16cid:durableId="9456753">
    <w:abstractNumId w:val="10"/>
  </w:num>
  <w:num w:numId="16" w16cid:durableId="1899707802">
    <w:abstractNumId w:val="37"/>
  </w:num>
  <w:num w:numId="17" w16cid:durableId="195897161">
    <w:abstractNumId w:val="1"/>
  </w:num>
  <w:num w:numId="18" w16cid:durableId="121383234">
    <w:abstractNumId w:val="36"/>
  </w:num>
  <w:num w:numId="19" w16cid:durableId="431752457">
    <w:abstractNumId w:val="47"/>
  </w:num>
  <w:num w:numId="20" w16cid:durableId="661390503">
    <w:abstractNumId w:val="46"/>
  </w:num>
  <w:num w:numId="21" w16cid:durableId="866451803">
    <w:abstractNumId w:val="14"/>
  </w:num>
  <w:num w:numId="22" w16cid:durableId="786390940">
    <w:abstractNumId w:val="23"/>
  </w:num>
  <w:num w:numId="23" w16cid:durableId="1889292212">
    <w:abstractNumId w:val="21"/>
  </w:num>
  <w:num w:numId="24" w16cid:durableId="1335573633">
    <w:abstractNumId w:val="40"/>
  </w:num>
  <w:num w:numId="25" w16cid:durableId="1509053643">
    <w:abstractNumId w:val="32"/>
  </w:num>
  <w:num w:numId="26" w16cid:durableId="1856535107">
    <w:abstractNumId w:val="26"/>
  </w:num>
  <w:num w:numId="27" w16cid:durableId="63645762">
    <w:abstractNumId w:val="7"/>
  </w:num>
  <w:num w:numId="28" w16cid:durableId="436339991">
    <w:abstractNumId w:val="4"/>
  </w:num>
  <w:num w:numId="29" w16cid:durableId="1956474019">
    <w:abstractNumId w:val="44"/>
  </w:num>
  <w:num w:numId="30" w16cid:durableId="465203663">
    <w:abstractNumId w:val="51"/>
  </w:num>
  <w:num w:numId="31" w16cid:durableId="1300570367">
    <w:abstractNumId w:val="38"/>
  </w:num>
  <w:num w:numId="32" w16cid:durableId="1105148370">
    <w:abstractNumId w:val="6"/>
  </w:num>
  <w:num w:numId="33" w16cid:durableId="1822044603">
    <w:abstractNumId w:val="48"/>
  </w:num>
  <w:num w:numId="34" w16cid:durableId="275991655">
    <w:abstractNumId w:val="5"/>
  </w:num>
  <w:num w:numId="35" w16cid:durableId="1608275182">
    <w:abstractNumId w:val="27"/>
  </w:num>
  <w:num w:numId="36" w16cid:durableId="2020305354">
    <w:abstractNumId w:val="42"/>
  </w:num>
  <w:num w:numId="37" w16cid:durableId="210315313">
    <w:abstractNumId w:val="20"/>
  </w:num>
  <w:num w:numId="38" w16cid:durableId="821700089">
    <w:abstractNumId w:val="11"/>
  </w:num>
  <w:num w:numId="39" w16cid:durableId="985938956">
    <w:abstractNumId w:val="2"/>
  </w:num>
  <w:num w:numId="40" w16cid:durableId="735861804">
    <w:abstractNumId w:val="33"/>
  </w:num>
  <w:num w:numId="41" w16cid:durableId="756514019">
    <w:abstractNumId w:val="39"/>
  </w:num>
  <w:num w:numId="42" w16cid:durableId="1546798012">
    <w:abstractNumId w:val="31"/>
  </w:num>
  <w:num w:numId="43" w16cid:durableId="144662305">
    <w:abstractNumId w:val="22"/>
  </w:num>
  <w:num w:numId="44" w16cid:durableId="1332294647">
    <w:abstractNumId w:val="29"/>
  </w:num>
  <w:num w:numId="45" w16cid:durableId="1984237816">
    <w:abstractNumId w:val="25"/>
  </w:num>
  <w:num w:numId="46" w16cid:durableId="1111775805">
    <w:abstractNumId w:val="9"/>
  </w:num>
  <w:num w:numId="47" w16cid:durableId="626744695">
    <w:abstractNumId w:val="15"/>
  </w:num>
  <w:num w:numId="48" w16cid:durableId="876236978">
    <w:abstractNumId w:val="45"/>
  </w:num>
  <w:num w:numId="49" w16cid:durableId="658733081">
    <w:abstractNumId w:val="49"/>
  </w:num>
  <w:num w:numId="50" w16cid:durableId="1710714937">
    <w:abstractNumId w:val="13"/>
  </w:num>
  <w:num w:numId="51" w16cid:durableId="1059746574">
    <w:abstractNumId w:val="12"/>
  </w:num>
  <w:num w:numId="52" w16cid:durableId="1847789458">
    <w:abstractNumId w:val="8"/>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nkata Surya Vivek Panatula">
    <w15:presenceInfo w15:providerId="AD" w15:userId="S::vivek.panatula@qualizeal.com::8a81f1e8-1c94-4614-b6c6-fbb8b8a92afb"/>
  </w15:person>
  <w15:person w15:author="Jeroen Domensino">
    <w15:presenceInfo w15:providerId="AD" w15:userId="S::jeroen.domensino@qualizeal.com::ab4f1762-8da5-4071-a0ff-dc72a63c66be"/>
  </w15:person>
  <w15:person w15:author="O365 Office Apps">
    <w15:presenceInfo w15:providerId="AD" w15:userId="S::available-19@qualizeal.com::bd442e61-6230-4e85-8320-b40365f17b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1MDAxNTU3sTQxNzRR0lEKTi0uzszPAymwqAUAs05++ywAAAA="/>
  </w:docVars>
  <w:rsids>
    <w:rsidRoot w:val="00682261"/>
    <w:rsid w:val="000001D4"/>
    <w:rsid w:val="0000022C"/>
    <w:rsid w:val="00000D6E"/>
    <w:rsid w:val="0000129A"/>
    <w:rsid w:val="0000133B"/>
    <w:rsid w:val="00001791"/>
    <w:rsid w:val="00002AE1"/>
    <w:rsid w:val="00005466"/>
    <w:rsid w:val="0000557A"/>
    <w:rsid w:val="00005DB8"/>
    <w:rsid w:val="000062CB"/>
    <w:rsid w:val="00006A15"/>
    <w:rsid w:val="0000778E"/>
    <w:rsid w:val="00010590"/>
    <w:rsid w:val="00010A7F"/>
    <w:rsid w:val="00010E7A"/>
    <w:rsid w:val="00011696"/>
    <w:rsid w:val="000127BE"/>
    <w:rsid w:val="0001403C"/>
    <w:rsid w:val="000142A4"/>
    <w:rsid w:val="00014AA7"/>
    <w:rsid w:val="000155A1"/>
    <w:rsid w:val="0001571D"/>
    <w:rsid w:val="00015F25"/>
    <w:rsid w:val="00016729"/>
    <w:rsid w:val="00016F30"/>
    <w:rsid w:val="00017F47"/>
    <w:rsid w:val="00020AE0"/>
    <w:rsid w:val="00022217"/>
    <w:rsid w:val="0002225B"/>
    <w:rsid w:val="00022E7F"/>
    <w:rsid w:val="00024CE0"/>
    <w:rsid w:val="00025A36"/>
    <w:rsid w:val="00025D03"/>
    <w:rsid w:val="00025DD4"/>
    <w:rsid w:val="00025EED"/>
    <w:rsid w:val="0002681C"/>
    <w:rsid w:val="00026EE5"/>
    <w:rsid w:val="0002730C"/>
    <w:rsid w:val="0002734C"/>
    <w:rsid w:val="000277F2"/>
    <w:rsid w:val="00027F94"/>
    <w:rsid w:val="0003028D"/>
    <w:rsid w:val="00031293"/>
    <w:rsid w:val="00031C15"/>
    <w:rsid w:val="00031D4F"/>
    <w:rsid w:val="000326C6"/>
    <w:rsid w:val="000327A1"/>
    <w:rsid w:val="00032DA0"/>
    <w:rsid w:val="000333FD"/>
    <w:rsid w:val="00033A78"/>
    <w:rsid w:val="00033ED0"/>
    <w:rsid w:val="00034949"/>
    <w:rsid w:val="00034BC2"/>
    <w:rsid w:val="00034D79"/>
    <w:rsid w:val="00034EF9"/>
    <w:rsid w:val="000358D8"/>
    <w:rsid w:val="000367B3"/>
    <w:rsid w:val="00036DEE"/>
    <w:rsid w:val="00037268"/>
    <w:rsid w:val="000406EF"/>
    <w:rsid w:val="00040AAE"/>
    <w:rsid w:val="00041585"/>
    <w:rsid w:val="00042990"/>
    <w:rsid w:val="000437CC"/>
    <w:rsid w:val="00043F14"/>
    <w:rsid w:val="0004459D"/>
    <w:rsid w:val="0004474F"/>
    <w:rsid w:val="000447AB"/>
    <w:rsid w:val="00044807"/>
    <w:rsid w:val="00044C18"/>
    <w:rsid w:val="00045570"/>
    <w:rsid w:val="0004583A"/>
    <w:rsid w:val="00045900"/>
    <w:rsid w:val="00046534"/>
    <w:rsid w:val="00046753"/>
    <w:rsid w:val="00046A97"/>
    <w:rsid w:val="00046C0E"/>
    <w:rsid w:val="00047195"/>
    <w:rsid w:val="000502C0"/>
    <w:rsid w:val="0005070C"/>
    <w:rsid w:val="00050744"/>
    <w:rsid w:val="00051EF8"/>
    <w:rsid w:val="0005252F"/>
    <w:rsid w:val="00052C0A"/>
    <w:rsid w:val="0005304D"/>
    <w:rsid w:val="000549D2"/>
    <w:rsid w:val="0005578D"/>
    <w:rsid w:val="000557BC"/>
    <w:rsid w:val="000622E2"/>
    <w:rsid w:val="000627B7"/>
    <w:rsid w:val="000628DC"/>
    <w:rsid w:val="00062D6A"/>
    <w:rsid w:val="00063278"/>
    <w:rsid w:val="00064973"/>
    <w:rsid w:val="00064C47"/>
    <w:rsid w:val="00064CAE"/>
    <w:rsid w:val="00065E7B"/>
    <w:rsid w:val="000669EF"/>
    <w:rsid w:val="00067227"/>
    <w:rsid w:val="000675EC"/>
    <w:rsid w:val="00067F42"/>
    <w:rsid w:val="000706F5"/>
    <w:rsid w:val="00070FFA"/>
    <w:rsid w:val="00071F40"/>
    <w:rsid w:val="000720E9"/>
    <w:rsid w:val="0007246E"/>
    <w:rsid w:val="00072FCF"/>
    <w:rsid w:val="0007318D"/>
    <w:rsid w:val="00074F45"/>
    <w:rsid w:val="0007543D"/>
    <w:rsid w:val="00075810"/>
    <w:rsid w:val="000763EF"/>
    <w:rsid w:val="00076BCD"/>
    <w:rsid w:val="0007755F"/>
    <w:rsid w:val="00077A4A"/>
    <w:rsid w:val="00077AA8"/>
    <w:rsid w:val="00077BFF"/>
    <w:rsid w:val="000808BA"/>
    <w:rsid w:val="00080FBB"/>
    <w:rsid w:val="000814A4"/>
    <w:rsid w:val="000826B6"/>
    <w:rsid w:val="00084518"/>
    <w:rsid w:val="00084D77"/>
    <w:rsid w:val="00085D19"/>
    <w:rsid w:val="00086695"/>
    <w:rsid w:val="0008696F"/>
    <w:rsid w:val="00086B50"/>
    <w:rsid w:val="00087D64"/>
    <w:rsid w:val="000905FF"/>
    <w:rsid w:val="00090794"/>
    <w:rsid w:val="000908BF"/>
    <w:rsid w:val="00091926"/>
    <w:rsid w:val="0009394C"/>
    <w:rsid w:val="00093BC9"/>
    <w:rsid w:val="00093DC0"/>
    <w:rsid w:val="00094356"/>
    <w:rsid w:val="0009453D"/>
    <w:rsid w:val="000956EE"/>
    <w:rsid w:val="000961C1"/>
    <w:rsid w:val="00097E36"/>
    <w:rsid w:val="000A03E1"/>
    <w:rsid w:val="000A0535"/>
    <w:rsid w:val="000A0F90"/>
    <w:rsid w:val="000A1E4B"/>
    <w:rsid w:val="000A2208"/>
    <w:rsid w:val="000A23D8"/>
    <w:rsid w:val="000A4483"/>
    <w:rsid w:val="000A4E72"/>
    <w:rsid w:val="000A5EA9"/>
    <w:rsid w:val="000A676B"/>
    <w:rsid w:val="000A6A69"/>
    <w:rsid w:val="000A76D2"/>
    <w:rsid w:val="000A7778"/>
    <w:rsid w:val="000A7C34"/>
    <w:rsid w:val="000A7E1B"/>
    <w:rsid w:val="000B0797"/>
    <w:rsid w:val="000B0C85"/>
    <w:rsid w:val="000B0F4C"/>
    <w:rsid w:val="000B120A"/>
    <w:rsid w:val="000B145B"/>
    <w:rsid w:val="000B1D94"/>
    <w:rsid w:val="000B2387"/>
    <w:rsid w:val="000B29DA"/>
    <w:rsid w:val="000B321B"/>
    <w:rsid w:val="000B330B"/>
    <w:rsid w:val="000B392F"/>
    <w:rsid w:val="000B41E4"/>
    <w:rsid w:val="000B5481"/>
    <w:rsid w:val="000B61DF"/>
    <w:rsid w:val="000B6306"/>
    <w:rsid w:val="000B7809"/>
    <w:rsid w:val="000C01A5"/>
    <w:rsid w:val="000C03DB"/>
    <w:rsid w:val="000C08A9"/>
    <w:rsid w:val="000C15BD"/>
    <w:rsid w:val="000C2BF6"/>
    <w:rsid w:val="000C2C9F"/>
    <w:rsid w:val="000C2F45"/>
    <w:rsid w:val="000C443B"/>
    <w:rsid w:val="000C49BB"/>
    <w:rsid w:val="000C4B75"/>
    <w:rsid w:val="000C4E54"/>
    <w:rsid w:val="000C5B59"/>
    <w:rsid w:val="000C67C8"/>
    <w:rsid w:val="000D14C0"/>
    <w:rsid w:val="000D2A65"/>
    <w:rsid w:val="000D2BB0"/>
    <w:rsid w:val="000D2F04"/>
    <w:rsid w:val="000D34CE"/>
    <w:rsid w:val="000D3FD2"/>
    <w:rsid w:val="000D47E2"/>
    <w:rsid w:val="000D516E"/>
    <w:rsid w:val="000D528F"/>
    <w:rsid w:val="000D52D0"/>
    <w:rsid w:val="000D55B6"/>
    <w:rsid w:val="000D5D26"/>
    <w:rsid w:val="000D5D65"/>
    <w:rsid w:val="000D6A14"/>
    <w:rsid w:val="000D6AA3"/>
    <w:rsid w:val="000D716B"/>
    <w:rsid w:val="000D7E38"/>
    <w:rsid w:val="000E05FE"/>
    <w:rsid w:val="000E317F"/>
    <w:rsid w:val="000E4239"/>
    <w:rsid w:val="000E5070"/>
    <w:rsid w:val="000E58A9"/>
    <w:rsid w:val="000E613B"/>
    <w:rsid w:val="000E6AD3"/>
    <w:rsid w:val="000E6F25"/>
    <w:rsid w:val="000E7448"/>
    <w:rsid w:val="000E7479"/>
    <w:rsid w:val="000E7AEE"/>
    <w:rsid w:val="000E7CFB"/>
    <w:rsid w:val="000E7D44"/>
    <w:rsid w:val="000F034B"/>
    <w:rsid w:val="000F06B4"/>
    <w:rsid w:val="000F0AC3"/>
    <w:rsid w:val="000F1873"/>
    <w:rsid w:val="000F1875"/>
    <w:rsid w:val="000F2487"/>
    <w:rsid w:val="000F25AE"/>
    <w:rsid w:val="000F2BC2"/>
    <w:rsid w:val="000F40FF"/>
    <w:rsid w:val="000F459E"/>
    <w:rsid w:val="000F4717"/>
    <w:rsid w:val="000F5C1F"/>
    <w:rsid w:val="000F6098"/>
    <w:rsid w:val="000F7CA2"/>
    <w:rsid w:val="000F7DD3"/>
    <w:rsid w:val="000F7FE2"/>
    <w:rsid w:val="001008A9"/>
    <w:rsid w:val="00100B45"/>
    <w:rsid w:val="00101399"/>
    <w:rsid w:val="00101C6A"/>
    <w:rsid w:val="00103B91"/>
    <w:rsid w:val="00103DC7"/>
    <w:rsid w:val="0010447C"/>
    <w:rsid w:val="001048C2"/>
    <w:rsid w:val="0010494D"/>
    <w:rsid w:val="00104CBB"/>
    <w:rsid w:val="00104F04"/>
    <w:rsid w:val="00104F39"/>
    <w:rsid w:val="00106518"/>
    <w:rsid w:val="0010693D"/>
    <w:rsid w:val="0011121E"/>
    <w:rsid w:val="00111436"/>
    <w:rsid w:val="00111BB4"/>
    <w:rsid w:val="0011279B"/>
    <w:rsid w:val="00113778"/>
    <w:rsid w:val="0011383A"/>
    <w:rsid w:val="00113AE6"/>
    <w:rsid w:val="00113FF6"/>
    <w:rsid w:val="001146FF"/>
    <w:rsid w:val="001152A5"/>
    <w:rsid w:val="0011714A"/>
    <w:rsid w:val="001172D5"/>
    <w:rsid w:val="001174C3"/>
    <w:rsid w:val="00117A8C"/>
    <w:rsid w:val="00117F34"/>
    <w:rsid w:val="00117F3F"/>
    <w:rsid w:val="00120450"/>
    <w:rsid w:val="00121362"/>
    <w:rsid w:val="001213F7"/>
    <w:rsid w:val="0012175D"/>
    <w:rsid w:val="001219AB"/>
    <w:rsid w:val="00121F87"/>
    <w:rsid w:val="001225C7"/>
    <w:rsid w:val="00122D82"/>
    <w:rsid w:val="001231C6"/>
    <w:rsid w:val="00123F5B"/>
    <w:rsid w:val="00124AE9"/>
    <w:rsid w:val="00124C61"/>
    <w:rsid w:val="0012703F"/>
    <w:rsid w:val="001276AD"/>
    <w:rsid w:val="001279B3"/>
    <w:rsid w:val="001300F2"/>
    <w:rsid w:val="00130140"/>
    <w:rsid w:val="00130B2A"/>
    <w:rsid w:val="00131952"/>
    <w:rsid w:val="00131AE1"/>
    <w:rsid w:val="00131E23"/>
    <w:rsid w:val="0013463E"/>
    <w:rsid w:val="00134A15"/>
    <w:rsid w:val="00136DA9"/>
    <w:rsid w:val="00136F9B"/>
    <w:rsid w:val="0013759C"/>
    <w:rsid w:val="00140475"/>
    <w:rsid w:val="00140F15"/>
    <w:rsid w:val="0014175F"/>
    <w:rsid w:val="001422DA"/>
    <w:rsid w:val="00142BCF"/>
    <w:rsid w:val="001434B6"/>
    <w:rsid w:val="00145513"/>
    <w:rsid w:val="001476B9"/>
    <w:rsid w:val="00147FD8"/>
    <w:rsid w:val="00151971"/>
    <w:rsid w:val="00151BF3"/>
    <w:rsid w:val="00152022"/>
    <w:rsid w:val="001528BC"/>
    <w:rsid w:val="001534EA"/>
    <w:rsid w:val="00153C6F"/>
    <w:rsid w:val="001547FB"/>
    <w:rsid w:val="00154CFC"/>
    <w:rsid w:val="00155D50"/>
    <w:rsid w:val="00155E21"/>
    <w:rsid w:val="00157190"/>
    <w:rsid w:val="0015729A"/>
    <w:rsid w:val="0015741C"/>
    <w:rsid w:val="001576E3"/>
    <w:rsid w:val="00160209"/>
    <w:rsid w:val="0016048F"/>
    <w:rsid w:val="00160569"/>
    <w:rsid w:val="001605C3"/>
    <w:rsid w:val="001608A8"/>
    <w:rsid w:val="001616A8"/>
    <w:rsid w:val="00161D4F"/>
    <w:rsid w:val="001625DE"/>
    <w:rsid w:val="00163641"/>
    <w:rsid w:val="00163F2C"/>
    <w:rsid w:val="001649D6"/>
    <w:rsid w:val="00165365"/>
    <w:rsid w:val="00165B56"/>
    <w:rsid w:val="00167AF1"/>
    <w:rsid w:val="00170400"/>
    <w:rsid w:val="00170D74"/>
    <w:rsid w:val="00171C59"/>
    <w:rsid w:val="00172049"/>
    <w:rsid w:val="001748C3"/>
    <w:rsid w:val="001748F1"/>
    <w:rsid w:val="00175098"/>
    <w:rsid w:val="00175F3A"/>
    <w:rsid w:val="00176140"/>
    <w:rsid w:val="001762C1"/>
    <w:rsid w:val="00176CF3"/>
    <w:rsid w:val="00177372"/>
    <w:rsid w:val="00177A5D"/>
    <w:rsid w:val="00177E04"/>
    <w:rsid w:val="00177FE3"/>
    <w:rsid w:val="00180005"/>
    <w:rsid w:val="00180075"/>
    <w:rsid w:val="00181155"/>
    <w:rsid w:val="001824CE"/>
    <w:rsid w:val="001833BA"/>
    <w:rsid w:val="001838A7"/>
    <w:rsid w:val="001839CA"/>
    <w:rsid w:val="00183B8D"/>
    <w:rsid w:val="00184C23"/>
    <w:rsid w:val="001861B6"/>
    <w:rsid w:val="00186219"/>
    <w:rsid w:val="00187F35"/>
    <w:rsid w:val="00190331"/>
    <w:rsid w:val="001906E0"/>
    <w:rsid w:val="00191553"/>
    <w:rsid w:val="00192006"/>
    <w:rsid w:val="00192F88"/>
    <w:rsid w:val="00193303"/>
    <w:rsid w:val="00193B2C"/>
    <w:rsid w:val="001946B7"/>
    <w:rsid w:val="00194A2A"/>
    <w:rsid w:val="00194FB8"/>
    <w:rsid w:val="00196485"/>
    <w:rsid w:val="0019657E"/>
    <w:rsid w:val="00196860"/>
    <w:rsid w:val="001976E6"/>
    <w:rsid w:val="00197CE1"/>
    <w:rsid w:val="001A02BD"/>
    <w:rsid w:val="001A20F3"/>
    <w:rsid w:val="001A21A6"/>
    <w:rsid w:val="001A2B08"/>
    <w:rsid w:val="001A3B76"/>
    <w:rsid w:val="001A4C22"/>
    <w:rsid w:val="001A59A5"/>
    <w:rsid w:val="001A6071"/>
    <w:rsid w:val="001A6D37"/>
    <w:rsid w:val="001A6E19"/>
    <w:rsid w:val="001A6F8D"/>
    <w:rsid w:val="001A7165"/>
    <w:rsid w:val="001B1045"/>
    <w:rsid w:val="001B16F9"/>
    <w:rsid w:val="001B1CFF"/>
    <w:rsid w:val="001B2046"/>
    <w:rsid w:val="001B4110"/>
    <w:rsid w:val="001B4497"/>
    <w:rsid w:val="001B4AF8"/>
    <w:rsid w:val="001B4B8B"/>
    <w:rsid w:val="001B4CF9"/>
    <w:rsid w:val="001B54F4"/>
    <w:rsid w:val="001B59C0"/>
    <w:rsid w:val="001B5BB1"/>
    <w:rsid w:val="001B6639"/>
    <w:rsid w:val="001B6C63"/>
    <w:rsid w:val="001B72C1"/>
    <w:rsid w:val="001B7678"/>
    <w:rsid w:val="001B769E"/>
    <w:rsid w:val="001B7ED1"/>
    <w:rsid w:val="001C0446"/>
    <w:rsid w:val="001C04AC"/>
    <w:rsid w:val="001C0AB7"/>
    <w:rsid w:val="001C1E26"/>
    <w:rsid w:val="001C1F2A"/>
    <w:rsid w:val="001C27B4"/>
    <w:rsid w:val="001C27D3"/>
    <w:rsid w:val="001C2A5E"/>
    <w:rsid w:val="001C30AF"/>
    <w:rsid w:val="001C4195"/>
    <w:rsid w:val="001C4838"/>
    <w:rsid w:val="001C60FD"/>
    <w:rsid w:val="001C68CA"/>
    <w:rsid w:val="001C6B5D"/>
    <w:rsid w:val="001D0CCA"/>
    <w:rsid w:val="001D24AE"/>
    <w:rsid w:val="001D276B"/>
    <w:rsid w:val="001D2B7D"/>
    <w:rsid w:val="001D2FC1"/>
    <w:rsid w:val="001D4563"/>
    <w:rsid w:val="001D55BC"/>
    <w:rsid w:val="001D5F5D"/>
    <w:rsid w:val="001D6ADB"/>
    <w:rsid w:val="001D7C73"/>
    <w:rsid w:val="001E073D"/>
    <w:rsid w:val="001E0822"/>
    <w:rsid w:val="001E2916"/>
    <w:rsid w:val="001E2E27"/>
    <w:rsid w:val="001E3D31"/>
    <w:rsid w:val="001E4098"/>
    <w:rsid w:val="001E42DA"/>
    <w:rsid w:val="001E4737"/>
    <w:rsid w:val="001E4FEA"/>
    <w:rsid w:val="001E586A"/>
    <w:rsid w:val="001E5890"/>
    <w:rsid w:val="001E5969"/>
    <w:rsid w:val="001E5B07"/>
    <w:rsid w:val="001E65CB"/>
    <w:rsid w:val="001E6A81"/>
    <w:rsid w:val="001F0B07"/>
    <w:rsid w:val="001F11E5"/>
    <w:rsid w:val="001F14A3"/>
    <w:rsid w:val="001F2181"/>
    <w:rsid w:val="001F239C"/>
    <w:rsid w:val="001F265E"/>
    <w:rsid w:val="001F4080"/>
    <w:rsid w:val="001F6C9D"/>
    <w:rsid w:val="001F7298"/>
    <w:rsid w:val="001F731C"/>
    <w:rsid w:val="001F7E4A"/>
    <w:rsid w:val="00202FE5"/>
    <w:rsid w:val="002031DA"/>
    <w:rsid w:val="00204099"/>
    <w:rsid w:val="00204121"/>
    <w:rsid w:val="002045BF"/>
    <w:rsid w:val="0020493D"/>
    <w:rsid w:val="00204AC6"/>
    <w:rsid w:val="002061C0"/>
    <w:rsid w:val="00206438"/>
    <w:rsid w:val="002066F7"/>
    <w:rsid w:val="00206898"/>
    <w:rsid w:val="00206A76"/>
    <w:rsid w:val="0020754F"/>
    <w:rsid w:val="00207930"/>
    <w:rsid w:val="00213054"/>
    <w:rsid w:val="0021379E"/>
    <w:rsid w:val="00213BE7"/>
    <w:rsid w:val="002148A4"/>
    <w:rsid w:val="00215A0F"/>
    <w:rsid w:val="00220521"/>
    <w:rsid w:val="00220D76"/>
    <w:rsid w:val="00220DCA"/>
    <w:rsid w:val="00221617"/>
    <w:rsid w:val="00222BFC"/>
    <w:rsid w:val="002230F8"/>
    <w:rsid w:val="00224391"/>
    <w:rsid w:val="00224B3D"/>
    <w:rsid w:val="00226059"/>
    <w:rsid w:val="002261D6"/>
    <w:rsid w:val="00226780"/>
    <w:rsid w:val="00227B4C"/>
    <w:rsid w:val="002302E4"/>
    <w:rsid w:val="002303C8"/>
    <w:rsid w:val="00231102"/>
    <w:rsid w:val="002312C2"/>
    <w:rsid w:val="002321FF"/>
    <w:rsid w:val="00232EDD"/>
    <w:rsid w:val="002338DB"/>
    <w:rsid w:val="00235116"/>
    <w:rsid w:val="00235744"/>
    <w:rsid w:val="00235AF9"/>
    <w:rsid w:val="00235B6B"/>
    <w:rsid w:val="00235C53"/>
    <w:rsid w:val="0023677D"/>
    <w:rsid w:val="00236F49"/>
    <w:rsid w:val="00237154"/>
    <w:rsid w:val="002377B0"/>
    <w:rsid w:val="002377C1"/>
    <w:rsid w:val="002379C5"/>
    <w:rsid w:val="002379F2"/>
    <w:rsid w:val="00237DD9"/>
    <w:rsid w:val="00240677"/>
    <w:rsid w:val="00240BC3"/>
    <w:rsid w:val="00240BFB"/>
    <w:rsid w:val="00241CCD"/>
    <w:rsid w:val="00244514"/>
    <w:rsid w:val="002452A6"/>
    <w:rsid w:val="002456D9"/>
    <w:rsid w:val="002458A3"/>
    <w:rsid w:val="002459E3"/>
    <w:rsid w:val="002461F3"/>
    <w:rsid w:val="00246793"/>
    <w:rsid w:val="00246C83"/>
    <w:rsid w:val="002509D7"/>
    <w:rsid w:val="002514ED"/>
    <w:rsid w:val="00251571"/>
    <w:rsid w:val="00252A2A"/>
    <w:rsid w:val="0025407D"/>
    <w:rsid w:val="002540E3"/>
    <w:rsid w:val="00256D29"/>
    <w:rsid w:val="00257C51"/>
    <w:rsid w:val="002600FA"/>
    <w:rsid w:val="002605B7"/>
    <w:rsid w:val="00261379"/>
    <w:rsid w:val="00262547"/>
    <w:rsid w:val="00262962"/>
    <w:rsid w:val="00263434"/>
    <w:rsid w:val="00263BA2"/>
    <w:rsid w:val="00263F7A"/>
    <w:rsid w:val="00264080"/>
    <w:rsid w:val="002642A8"/>
    <w:rsid w:val="0026467B"/>
    <w:rsid w:val="00264822"/>
    <w:rsid w:val="002648C6"/>
    <w:rsid w:val="002652F1"/>
    <w:rsid w:val="002654F6"/>
    <w:rsid w:val="00265B91"/>
    <w:rsid w:val="0026639D"/>
    <w:rsid w:val="00266437"/>
    <w:rsid w:val="00267236"/>
    <w:rsid w:val="0026762B"/>
    <w:rsid w:val="00267D3A"/>
    <w:rsid w:val="00270A36"/>
    <w:rsid w:val="002711DD"/>
    <w:rsid w:val="002727C2"/>
    <w:rsid w:val="00272D22"/>
    <w:rsid w:val="00272D25"/>
    <w:rsid w:val="00274415"/>
    <w:rsid w:val="002754B3"/>
    <w:rsid w:val="0027690C"/>
    <w:rsid w:val="00277998"/>
    <w:rsid w:val="0028054B"/>
    <w:rsid w:val="00280E5F"/>
    <w:rsid w:val="00281555"/>
    <w:rsid w:val="002816B0"/>
    <w:rsid w:val="00281A3E"/>
    <w:rsid w:val="00281C1D"/>
    <w:rsid w:val="00281C3D"/>
    <w:rsid w:val="002822FD"/>
    <w:rsid w:val="002828FB"/>
    <w:rsid w:val="00282A94"/>
    <w:rsid w:val="00283204"/>
    <w:rsid w:val="00284F4C"/>
    <w:rsid w:val="0028542B"/>
    <w:rsid w:val="00285F1E"/>
    <w:rsid w:val="002864C8"/>
    <w:rsid w:val="00286C34"/>
    <w:rsid w:val="00286C64"/>
    <w:rsid w:val="00287846"/>
    <w:rsid w:val="00287C91"/>
    <w:rsid w:val="00287F78"/>
    <w:rsid w:val="002910D1"/>
    <w:rsid w:val="00291AC9"/>
    <w:rsid w:val="0029231E"/>
    <w:rsid w:val="00292EBE"/>
    <w:rsid w:val="00292FB2"/>
    <w:rsid w:val="0029323F"/>
    <w:rsid w:val="00293496"/>
    <w:rsid w:val="002937FF"/>
    <w:rsid w:val="002938CA"/>
    <w:rsid w:val="002941BC"/>
    <w:rsid w:val="002941D0"/>
    <w:rsid w:val="002947D8"/>
    <w:rsid w:val="0029497F"/>
    <w:rsid w:val="0029526E"/>
    <w:rsid w:val="0029562B"/>
    <w:rsid w:val="00296383"/>
    <w:rsid w:val="002A0C49"/>
    <w:rsid w:val="002A0DA4"/>
    <w:rsid w:val="002A0F8D"/>
    <w:rsid w:val="002A15DF"/>
    <w:rsid w:val="002A2D9B"/>
    <w:rsid w:val="002A3089"/>
    <w:rsid w:val="002A323F"/>
    <w:rsid w:val="002A3613"/>
    <w:rsid w:val="002A4E18"/>
    <w:rsid w:val="002A56F2"/>
    <w:rsid w:val="002A6901"/>
    <w:rsid w:val="002A6E84"/>
    <w:rsid w:val="002A7839"/>
    <w:rsid w:val="002A7973"/>
    <w:rsid w:val="002B039B"/>
    <w:rsid w:val="002B062B"/>
    <w:rsid w:val="002B069F"/>
    <w:rsid w:val="002B162F"/>
    <w:rsid w:val="002B1C72"/>
    <w:rsid w:val="002B2CA0"/>
    <w:rsid w:val="002B2D6F"/>
    <w:rsid w:val="002B3549"/>
    <w:rsid w:val="002B4625"/>
    <w:rsid w:val="002B4E90"/>
    <w:rsid w:val="002B5436"/>
    <w:rsid w:val="002B6CF7"/>
    <w:rsid w:val="002B7443"/>
    <w:rsid w:val="002B78E2"/>
    <w:rsid w:val="002B7C55"/>
    <w:rsid w:val="002C070D"/>
    <w:rsid w:val="002C0802"/>
    <w:rsid w:val="002C2B73"/>
    <w:rsid w:val="002C3764"/>
    <w:rsid w:val="002C3952"/>
    <w:rsid w:val="002C5019"/>
    <w:rsid w:val="002C5A50"/>
    <w:rsid w:val="002C5D7C"/>
    <w:rsid w:val="002C5F4A"/>
    <w:rsid w:val="002C680C"/>
    <w:rsid w:val="002C68C7"/>
    <w:rsid w:val="002D00E7"/>
    <w:rsid w:val="002D07B1"/>
    <w:rsid w:val="002D194F"/>
    <w:rsid w:val="002D3032"/>
    <w:rsid w:val="002D3669"/>
    <w:rsid w:val="002D4596"/>
    <w:rsid w:val="002D4A2B"/>
    <w:rsid w:val="002D5008"/>
    <w:rsid w:val="002D714A"/>
    <w:rsid w:val="002D7987"/>
    <w:rsid w:val="002E07D2"/>
    <w:rsid w:val="002E0EC8"/>
    <w:rsid w:val="002E1573"/>
    <w:rsid w:val="002E1A45"/>
    <w:rsid w:val="002E21EB"/>
    <w:rsid w:val="002E252A"/>
    <w:rsid w:val="002E253E"/>
    <w:rsid w:val="002E3A5E"/>
    <w:rsid w:val="002E3E2F"/>
    <w:rsid w:val="002E415F"/>
    <w:rsid w:val="002E42D8"/>
    <w:rsid w:val="002E4F22"/>
    <w:rsid w:val="002E55A8"/>
    <w:rsid w:val="002E66F5"/>
    <w:rsid w:val="002E6DB5"/>
    <w:rsid w:val="002E7F7F"/>
    <w:rsid w:val="002E7FB7"/>
    <w:rsid w:val="002F0024"/>
    <w:rsid w:val="002F0038"/>
    <w:rsid w:val="002F12F7"/>
    <w:rsid w:val="002F1B07"/>
    <w:rsid w:val="002F23FF"/>
    <w:rsid w:val="002F262D"/>
    <w:rsid w:val="002F3678"/>
    <w:rsid w:val="002F3B23"/>
    <w:rsid w:val="002F42AB"/>
    <w:rsid w:val="002F4677"/>
    <w:rsid w:val="002F4DA2"/>
    <w:rsid w:val="002F4EF8"/>
    <w:rsid w:val="002F526C"/>
    <w:rsid w:val="002F61F7"/>
    <w:rsid w:val="002F628E"/>
    <w:rsid w:val="002F6463"/>
    <w:rsid w:val="002F6643"/>
    <w:rsid w:val="002F6775"/>
    <w:rsid w:val="002F7896"/>
    <w:rsid w:val="003011A0"/>
    <w:rsid w:val="0030195E"/>
    <w:rsid w:val="00301B61"/>
    <w:rsid w:val="00301BE5"/>
    <w:rsid w:val="00301D8C"/>
    <w:rsid w:val="003025D4"/>
    <w:rsid w:val="00302666"/>
    <w:rsid w:val="00302CB6"/>
    <w:rsid w:val="00303B9A"/>
    <w:rsid w:val="00304C3D"/>
    <w:rsid w:val="003052E2"/>
    <w:rsid w:val="00305322"/>
    <w:rsid w:val="003058E5"/>
    <w:rsid w:val="00310365"/>
    <w:rsid w:val="0031090F"/>
    <w:rsid w:val="003110FB"/>
    <w:rsid w:val="0031186F"/>
    <w:rsid w:val="00312442"/>
    <w:rsid w:val="003124D1"/>
    <w:rsid w:val="00312B8D"/>
    <w:rsid w:val="00313785"/>
    <w:rsid w:val="0031573A"/>
    <w:rsid w:val="00315BA4"/>
    <w:rsid w:val="003164C2"/>
    <w:rsid w:val="0031654E"/>
    <w:rsid w:val="00316922"/>
    <w:rsid w:val="00316B1B"/>
    <w:rsid w:val="00316D45"/>
    <w:rsid w:val="00317205"/>
    <w:rsid w:val="00320377"/>
    <w:rsid w:val="003210B8"/>
    <w:rsid w:val="0032157C"/>
    <w:rsid w:val="00322379"/>
    <w:rsid w:val="00322AB0"/>
    <w:rsid w:val="00323151"/>
    <w:rsid w:val="00323EB2"/>
    <w:rsid w:val="0032454D"/>
    <w:rsid w:val="00324B91"/>
    <w:rsid w:val="00325971"/>
    <w:rsid w:val="00325F72"/>
    <w:rsid w:val="003261F6"/>
    <w:rsid w:val="003277AE"/>
    <w:rsid w:val="00327C38"/>
    <w:rsid w:val="00330D83"/>
    <w:rsid w:val="00332109"/>
    <w:rsid w:val="0033236F"/>
    <w:rsid w:val="00332781"/>
    <w:rsid w:val="00332BD2"/>
    <w:rsid w:val="00332D8B"/>
    <w:rsid w:val="003331F5"/>
    <w:rsid w:val="0033321F"/>
    <w:rsid w:val="00333722"/>
    <w:rsid w:val="00334B88"/>
    <w:rsid w:val="00336616"/>
    <w:rsid w:val="00336895"/>
    <w:rsid w:val="00336958"/>
    <w:rsid w:val="0034071F"/>
    <w:rsid w:val="00340B81"/>
    <w:rsid w:val="003416CD"/>
    <w:rsid w:val="00341E77"/>
    <w:rsid w:val="00342080"/>
    <w:rsid w:val="0034285C"/>
    <w:rsid w:val="00342DEF"/>
    <w:rsid w:val="00343F5B"/>
    <w:rsid w:val="00344289"/>
    <w:rsid w:val="00344684"/>
    <w:rsid w:val="00344C29"/>
    <w:rsid w:val="003454BA"/>
    <w:rsid w:val="00345944"/>
    <w:rsid w:val="00345C89"/>
    <w:rsid w:val="00345DC5"/>
    <w:rsid w:val="00345E2E"/>
    <w:rsid w:val="00346C20"/>
    <w:rsid w:val="00346CBD"/>
    <w:rsid w:val="00346D0C"/>
    <w:rsid w:val="00346E9F"/>
    <w:rsid w:val="00346F5E"/>
    <w:rsid w:val="00347308"/>
    <w:rsid w:val="00347355"/>
    <w:rsid w:val="003504D3"/>
    <w:rsid w:val="00350A7A"/>
    <w:rsid w:val="00350DF6"/>
    <w:rsid w:val="003523B6"/>
    <w:rsid w:val="00353102"/>
    <w:rsid w:val="00354FD3"/>
    <w:rsid w:val="003556EE"/>
    <w:rsid w:val="00355784"/>
    <w:rsid w:val="00355F2F"/>
    <w:rsid w:val="003569D1"/>
    <w:rsid w:val="00356B10"/>
    <w:rsid w:val="00356EBA"/>
    <w:rsid w:val="00357A94"/>
    <w:rsid w:val="00360B68"/>
    <w:rsid w:val="0036113B"/>
    <w:rsid w:val="00361535"/>
    <w:rsid w:val="00361A40"/>
    <w:rsid w:val="00362295"/>
    <w:rsid w:val="00362449"/>
    <w:rsid w:val="00362B08"/>
    <w:rsid w:val="00363F50"/>
    <w:rsid w:val="0036426F"/>
    <w:rsid w:val="003643EE"/>
    <w:rsid w:val="00364925"/>
    <w:rsid w:val="00366EB5"/>
    <w:rsid w:val="0036730A"/>
    <w:rsid w:val="0036730F"/>
    <w:rsid w:val="003724C2"/>
    <w:rsid w:val="00372A1D"/>
    <w:rsid w:val="0037324B"/>
    <w:rsid w:val="003734CE"/>
    <w:rsid w:val="003735E1"/>
    <w:rsid w:val="00373750"/>
    <w:rsid w:val="00373D0C"/>
    <w:rsid w:val="00373D3A"/>
    <w:rsid w:val="00373D6A"/>
    <w:rsid w:val="00373E4F"/>
    <w:rsid w:val="00374BD9"/>
    <w:rsid w:val="003754BC"/>
    <w:rsid w:val="00375B54"/>
    <w:rsid w:val="003761EF"/>
    <w:rsid w:val="003766E3"/>
    <w:rsid w:val="003766EF"/>
    <w:rsid w:val="00377BD2"/>
    <w:rsid w:val="00380304"/>
    <w:rsid w:val="003803F3"/>
    <w:rsid w:val="00380B8B"/>
    <w:rsid w:val="00381301"/>
    <w:rsid w:val="0038162E"/>
    <w:rsid w:val="00382E69"/>
    <w:rsid w:val="00383337"/>
    <w:rsid w:val="00385C37"/>
    <w:rsid w:val="00386605"/>
    <w:rsid w:val="00386D4B"/>
    <w:rsid w:val="00387961"/>
    <w:rsid w:val="00387CB7"/>
    <w:rsid w:val="00387E50"/>
    <w:rsid w:val="00390DEB"/>
    <w:rsid w:val="003915CC"/>
    <w:rsid w:val="00391D73"/>
    <w:rsid w:val="00391EEA"/>
    <w:rsid w:val="00392390"/>
    <w:rsid w:val="00392F1F"/>
    <w:rsid w:val="00393244"/>
    <w:rsid w:val="00393A74"/>
    <w:rsid w:val="00393A9C"/>
    <w:rsid w:val="00393AEA"/>
    <w:rsid w:val="00393B57"/>
    <w:rsid w:val="00393C39"/>
    <w:rsid w:val="00393D0F"/>
    <w:rsid w:val="00394F1A"/>
    <w:rsid w:val="00395289"/>
    <w:rsid w:val="0039576C"/>
    <w:rsid w:val="003965D7"/>
    <w:rsid w:val="003979EE"/>
    <w:rsid w:val="00397BA1"/>
    <w:rsid w:val="00397E91"/>
    <w:rsid w:val="003A013E"/>
    <w:rsid w:val="003A0A4F"/>
    <w:rsid w:val="003A10E6"/>
    <w:rsid w:val="003A1757"/>
    <w:rsid w:val="003A28AF"/>
    <w:rsid w:val="003A297F"/>
    <w:rsid w:val="003A2982"/>
    <w:rsid w:val="003A3301"/>
    <w:rsid w:val="003A36B6"/>
    <w:rsid w:val="003A3E67"/>
    <w:rsid w:val="003A57AC"/>
    <w:rsid w:val="003A59F3"/>
    <w:rsid w:val="003A63DA"/>
    <w:rsid w:val="003A6AA6"/>
    <w:rsid w:val="003A7A2F"/>
    <w:rsid w:val="003A7F28"/>
    <w:rsid w:val="003B0810"/>
    <w:rsid w:val="003B0BE4"/>
    <w:rsid w:val="003B1197"/>
    <w:rsid w:val="003B2556"/>
    <w:rsid w:val="003B2FD1"/>
    <w:rsid w:val="003B34DE"/>
    <w:rsid w:val="003B6AC0"/>
    <w:rsid w:val="003B7496"/>
    <w:rsid w:val="003C040E"/>
    <w:rsid w:val="003C0C06"/>
    <w:rsid w:val="003C12D8"/>
    <w:rsid w:val="003C1AA2"/>
    <w:rsid w:val="003C1C1B"/>
    <w:rsid w:val="003C23C6"/>
    <w:rsid w:val="003C33D9"/>
    <w:rsid w:val="003C4002"/>
    <w:rsid w:val="003C4069"/>
    <w:rsid w:val="003C46A4"/>
    <w:rsid w:val="003C55C7"/>
    <w:rsid w:val="003C57BE"/>
    <w:rsid w:val="003C597F"/>
    <w:rsid w:val="003C6722"/>
    <w:rsid w:val="003D1040"/>
    <w:rsid w:val="003D140F"/>
    <w:rsid w:val="003D2B13"/>
    <w:rsid w:val="003D32BD"/>
    <w:rsid w:val="003D4351"/>
    <w:rsid w:val="003D4A67"/>
    <w:rsid w:val="003D4B22"/>
    <w:rsid w:val="003D62D6"/>
    <w:rsid w:val="003D6435"/>
    <w:rsid w:val="003D6A84"/>
    <w:rsid w:val="003E0175"/>
    <w:rsid w:val="003E01CD"/>
    <w:rsid w:val="003E0B98"/>
    <w:rsid w:val="003E216B"/>
    <w:rsid w:val="003E260E"/>
    <w:rsid w:val="003E4A19"/>
    <w:rsid w:val="003E5207"/>
    <w:rsid w:val="003E6BC4"/>
    <w:rsid w:val="003E7821"/>
    <w:rsid w:val="003E7B3A"/>
    <w:rsid w:val="003E7B43"/>
    <w:rsid w:val="003F1531"/>
    <w:rsid w:val="003F1819"/>
    <w:rsid w:val="003F3915"/>
    <w:rsid w:val="003F3B22"/>
    <w:rsid w:val="003F45DB"/>
    <w:rsid w:val="003F478B"/>
    <w:rsid w:val="003F48C5"/>
    <w:rsid w:val="003F493F"/>
    <w:rsid w:val="003F65CD"/>
    <w:rsid w:val="003F68F8"/>
    <w:rsid w:val="003F799A"/>
    <w:rsid w:val="003F7CB9"/>
    <w:rsid w:val="004009AC"/>
    <w:rsid w:val="00400CE9"/>
    <w:rsid w:val="00401519"/>
    <w:rsid w:val="004015DF"/>
    <w:rsid w:val="0040189B"/>
    <w:rsid w:val="00401E2D"/>
    <w:rsid w:val="004041D8"/>
    <w:rsid w:val="004047B3"/>
    <w:rsid w:val="0040532B"/>
    <w:rsid w:val="004056EB"/>
    <w:rsid w:val="00406AFE"/>
    <w:rsid w:val="00406B8F"/>
    <w:rsid w:val="00407A10"/>
    <w:rsid w:val="00407A37"/>
    <w:rsid w:val="00407E48"/>
    <w:rsid w:val="0041030A"/>
    <w:rsid w:val="00410C6B"/>
    <w:rsid w:val="00410E84"/>
    <w:rsid w:val="00411423"/>
    <w:rsid w:val="00411EB1"/>
    <w:rsid w:val="004123BB"/>
    <w:rsid w:val="0041285A"/>
    <w:rsid w:val="00412A08"/>
    <w:rsid w:val="00412B7D"/>
    <w:rsid w:val="0041404B"/>
    <w:rsid w:val="004148AE"/>
    <w:rsid w:val="0041490B"/>
    <w:rsid w:val="00417F14"/>
    <w:rsid w:val="0042138B"/>
    <w:rsid w:val="00421460"/>
    <w:rsid w:val="00421BDE"/>
    <w:rsid w:val="004222F5"/>
    <w:rsid w:val="004223BA"/>
    <w:rsid w:val="004227CB"/>
    <w:rsid w:val="0042389D"/>
    <w:rsid w:val="004246C3"/>
    <w:rsid w:val="004249AA"/>
    <w:rsid w:val="00424DE5"/>
    <w:rsid w:val="004255C7"/>
    <w:rsid w:val="00425A5A"/>
    <w:rsid w:val="00425D8E"/>
    <w:rsid w:val="00426233"/>
    <w:rsid w:val="00426406"/>
    <w:rsid w:val="004277E9"/>
    <w:rsid w:val="00427AC4"/>
    <w:rsid w:val="00427C86"/>
    <w:rsid w:val="004301D4"/>
    <w:rsid w:val="004305FD"/>
    <w:rsid w:val="004309E5"/>
    <w:rsid w:val="00432CC8"/>
    <w:rsid w:val="0043366A"/>
    <w:rsid w:val="00434280"/>
    <w:rsid w:val="00435012"/>
    <w:rsid w:val="004356CB"/>
    <w:rsid w:val="0043634A"/>
    <w:rsid w:val="00436DFC"/>
    <w:rsid w:val="00437809"/>
    <w:rsid w:val="00440A9F"/>
    <w:rsid w:val="00441B4B"/>
    <w:rsid w:val="00442147"/>
    <w:rsid w:val="004423AB"/>
    <w:rsid w:val="00442646"/>
    <w:rsid w:val="0044288B"/>
    <w:rsid w:val="0044289A"/>
    <w:rsid w:val="00443AB7"/>
    <w:rsid w:val="00444037"/>
    <w:rsid w:val="004441D0"/>
    <w:rsid w:val="004446EB"/>
    <w:rsid w:val="00444B65"/>
    <w:rsid w:val="00445429"/>
    <w:rsid w:val="00445445"/>
    <w:rsid w:val="00445759"/>
    <w:rsid w:val="0044744D"/>
    <w:rsid w:val="00447CFC"/>
    <w:rsid w:val="00450776"/>
    <w:rsid w:val="00450798"/>
    <w:rsid w:val="00450BF6"/>
    <w:rsid w:val="00450DAF"/>
    <w:rsid w:val="0045120B"/>
    <w:rsid w:val="004514C5"/>
    <w:rsid w:val="00451ECD"/>
    <w:rsid w:val="0045225F"/>
    <w:rsid w:val="004524ED"/>
    <w:rsid w:val="004527BB"/>
    <w:rsid w:val="00452F76"/>
    <w:rsid w:val="00453FAE"/>
    <w:rsid w:val="004541F9"/>
    <w:rsid w:val="00454866"/>
    <w:rsid w:val="00456B4C"/>
    <w:rsid w:val="004577D8"/>
    <w:rsid w:val="00460790"/>
    <w:rsid w:val="00460A4C"/>
    <w:rsid w:val="00460B16"/>
    <w:rsid w:val="00463B04"/>
    <w:rsid w:val="00463B49"/>
    <w:rsid w:val="004648E1"/>
    <w:rsid w:val="00464AFC"/>
    <w:rsid w:val="00465DBB"/>
    <w:rsid w:val="0046627E"/>
    <w:rsid w:val="00466465"/>
    <w:rsid w:val="00466E7C"/>
    <w:rsid w:val="00467884"/>
    <w:rsid w:val="004707E0"/>
    <w:rsid w:val="00472505"/>
    <w:rsid w:val="00472EF3"/>
    <w:rsid w:val="0047378C"/>
    <w:rsid w:val="004743E5"/>
    <w:rsid w:val="004753CD"/>
    <w:rsid w:val="004759BB"/>
    <w:rsid w:val="00475FB1"/>
    <w:rsid w:val="004767C9"/>
    <w:rsid w:val="004800E4"/>
    <w:rsid w:val="0048019A"/>
    <w:rsid w:val="0048025D"/>
    <w:rsid w:val="004814A2"/>
    <w:rsid w:val="00481536"/>
    <w:rsid w:val="00481A8D"/>
    <w:rsid w:val="00482F97"/>
    <w:rsid w:val="00483B2A"/>
    <w:rsid w:val="004843D6"/>
    <w:rsid w:val="00484EBA"/>
    <w:rsid w:val="00484EC5"/>
    <w:rsid w:val="004863FE"/>
    <w:rsid w:val="0048682D"/>
    <w:rsid w:val="004915F5"/>
    <w:rsid w:val="00491BE3"/>
    <w:rsid w:val="00492094"/>
    <w:rsid w:val="00492E16"/>
    <w:rsid w:val="00493C11"/>
    <w:rsid w:val="004949ED"/>
    <w:rsid w:val="00494AE6"/>
    <w:rsid w:val="00494FDD"/>
    <w:rsid w:val="004954D3"/>
    <w:rsid w:val="00495D73"/>
    <w:rsid w:val="00497030"/>
    <w:rsid w:val="00497A78"/>
    <w:rsid w:val="00497EF6"/>
    <w:rsid w:val="00497F1B"/>
    <w:rsid w:val="004A0023"/>
    <w:rsid w:val="004A0A6C"/>
    <w:rsid w:val="004A0BD1"/>
    <w:rsid w:val="004A128C"/>
    <w:rsid w:val="004A1B40"/>
    <w:rsid w:val="004A1C16"/>
    <w:rsid w:val="004A2CD5"/>
    <w:rsid w:val="004A2F42"/>
    <w:rsid w:val="004A6112"/>
    <w:rsid w:val="004A667E"/>
    <w:rsid w:val="004A74ED"/>
    <w:rsid w:val="004B215E"/>
    <w:rsid w:val="004B32ED"/>
    <w:rsid w:val="004B3D86"/>
    <w:rsid w:val="004B3FA3"/>
    <w:rsid w:val="004B475E"/>
    <w:rsid w:val="004B47B1"/>
    <w:rsid w:val="004B5569"/>
    <w:rsid w:val="004B5B3E"/>
    <w:rsid w:val="004B6325"/>
    <w:rsid w:val="004B63B1"/>
    <w:rsid w:val="004B65CD"/>
    <w:rsid w:val="004B6884"/>
    <w:rsid w:val="004B7261"/>
    <w:rsid w:val="004C0587"/>
    <w:rsid w:val="004C07B6"/>
    <w:rsid w:val="004C1067"/>
    <w:rsid w:val="004C3063"/>
    <w:rsid w:val="004C3617"/>
    <w:rsid w:val="004C3FB6"/>
    <w:rsid w:val="004C4124"/>
    <w:rsid w:val="004C4B14"/>
    <w:rsid w:val="004C4BF2"/>
    <w:rsid w:val="004C7FB9"/>
    <w:rsid w:val="004D0668"/>
    <w:rsid w:val="004D0CAF"/>
    <w:rsid w:val="004D1B5F"/>
    <w:rsid w:val="004D1DEC"/>
    <w:rsid w:val="004D2D6A"/>
    <w:rsid w:val="004D38D7"/>
    <w:rsid w:val="004D3BBE"/>
    <w:rsid w:val="004D3D01"/>
    <w:rsid w:val="004D4E99"/>
    <w:rsid w:val="004D4F9E"/>
    <w:rsid w:val="004D5D76"/>
    <w:rsid w:val="004D694B"/>
    <w:rsid w:val="004D6A54"/>
    <w:rsid w:val="004D7355"/>
    <w:rsid w:val="004D7A71"/>
    <w:rsid w:val="004D7CE2"/>
    <w:rsid w:val="004E020B"/>
    <w:rsid w:val="004E0345"/>
    <w:rsid w:val="004E1236"/>
    <w:rsid w:val="004E140C"/>
    <w:rsid w:val="004E187F"/>
    <w:rsid w:val="004E2C5C"/>
    <w:rsid w:val="004E350D"/>
    <w:rsid w:val="004E3FD0"/>
    <w:rsid w:val="004E41D7"/>
    <w:rsid w:val="004E41F3"/>
    <w:rsid w:val="004E4275"/>
    <w:rsid w:val="004E4DBD"/>
    <w:rsid w:val="004E57E3"/>
    <w:rsid w:val="004E57E7"/>
    <w:rsid w:val="004E750D"/>
    <w:rsid w:val="004E7755"/>
    <w:rsid w:val="004E7881"/>
    <w:rsid w:val="004F1BDB"/>
    <w:rsid w:val="004F3612"/>
    <w:rsid w:val="004F3756"/>
    <w:rsid w:val="004F37EB"/>
    <w:rsid w:val="004F418C"/>
    <w:rsid w:val="004F4B65"/>
    <w:rsid w:val="004F50E8"/>
    <w:rsid w:val="004F53C6"/>
    <w:rsid w:val="004F6ACF"/>
    <w:rsid w:val="004F7844"/>
    <w:rsid w:val="004F7920"/>
    <w:rsid w:val="004F7F0C"/>
    <w:rsid w:val="0050026E"/>
    <w:rsid w:val="005006FD"/>
    <w:rsid w:val="00501101"/>
    <w:rsid w:val="005018C8"/>
    <w:rsid w:val="00501A8D"/>
    <w:rsid w:val="00502D35"/>
    <w:rsid w:val="005048FD"/>
    <w:rsid w:val="00504925"/>
    <w:rsid w:val="0050580B"/>
    <w:rsid w:val="00505D4C"/>
    <w:rsid w:val="00506AB2"/>
    <w:rsid w:val="005102CA"/>
    <w:rsid w:val="00510C5D"/>
    <w:rsid w:val="005110E0"/>
    <w:rsid w:val="00511451"/>
    <w:rsid w:val="00512789"/>
    <w:rsid w:val="005128CA"/>
    <w:rsid w:val="00512C23"/>
    <w:rsid w:val="00513DAD"/>
    <w:rsid w:val="00513F67"/>
    <w:rsid w:val="00514B45"/>
    <w:rsid w:val="00514DD6"/>
    <w:rsid w:val="00515DF2"/>
    <w:rsid w:val="0051706B"/>
    <w:rsid w:val="00517B29"/>
    <w:rsid w:val="00520CA9"/>
    <w:rsid w:val="00520EE7"/>
    <w:rsid w:val="0052134E"/>
    <w:rsid w:val="0052144F"/>
    <w:rsid w:val="00521858"/>
    <w:rsid w:val="0052223C"/>
    <w:rsid w:val="005228BF"/>
    <w:rsid w:val="00522F7B"/>
    <w:rsid w:val="00524785"/>
    <w:rsid w:val="00524C5E"/>
    <w:rsid w:val="00525485"/>
    <w:rsid w:val="005265A4"/>
    <w:rsid w:val="00527334"/>
    <w:rsid w:val="005273EF"/>
    <w:rsid w:val="0053049F"/>
    <w:rsid w:val="00531B1F"/>
    <w:rsid w:val="00531F1D"/>
    <w:rsid w:val="005320FC"/>
    <w:rsid w:val="00532543"/>
    <w:rsid w:val="00532C3D"/>
    <w:rsid w:val="005333E8"/>
    <w:rsid w:val="0053382A"/>
    <w:rsid w:val="00535266"/>
    <w:rsid w:val="0053526F"/>
    <w:rsid w:val="00535A68"/>
    <w:rsid w:val="00537F08"/>
    <w:rsid w:val="00540F55"/>
    <w:rsid w:val="00541A7A"/>
    <w:rsid w:val="005430EA"/>
    <w:rsid w:val="00543115"/>
    <w:rsid w:val="00543879"/>
    <w:rsid w:val="00543EFC"/>
    <w:rsid w:val="00545028"/>
    <w:rsid w:val="00546810"/>
    <w:rsid w:val="00546E07"/>
    <w:rsid w:val="00546EB4"/>
    <w:rsid w:val="00546F1D"/>
    <w:rsid w:val="00547295"/>
    <w:rsid w:val="00547C36"/>
    <w:rsid w:val="00550A0E"/>
    <w:rsid w:val="00550DCC"/>
    <w:rsid w:val="0055149F"/>
    <w:rsid w:val="00553C7C"/>
    <w:rsid w:val="00553CC6"/>
    <w:rsid w:val="005566AC"/>
    <w:rsid w:val="005566DC"/>
    <w:rsid w:val="00557467"/>
    <w:rsid w:val="0056158D"/>
    <w:rsid w:val="005618B6"/>
    <w:rsid w:val="00561CB4"/>
    <w:rsid w:val="00562382"/>
    <w:rsid w:val="0056372B"/>
    <w:rsid w:val="0056398E"/>
    <w:rsid w:val="005640E1"/>
    <w:rsid w:val="00564628"/>
    <w:rsid w:val="00564D71"/>
    <w:rsid w:val="00565229"/>
    <w:rsid w:val="0056538A"/>
    <w:rsid w:val="00565630"/>
    <w:rsid w:val="00565C1D"/>
    <w:rsid w:val="00565C2A"/>
    <w:rsid w:val="0056618B"/>
    <w:rsid w:val="005666F6"/>
    <w:rsid w:val="00567DBC"/>
    <w:rsid w:val="00570E06"/>
    <w:rsid w:val="0057124F"/>
    <w:rsid w:val="005712DE"/>
    <w:rsid w:val="00571699"/>
    <w:rsid w:val="00571746"/>
    <w:rsid w:val="005718E9"/>
    <w:rsid w:val="00573459"/>
    <w:rsid w:val="00573B4C"/>
    <w:rsid w:val="005745A3"/>
    <w:rsid w:val="00574C08"/>
    <w:rsid w:val="00574E05"/>
    <w:rsid w:val="00574E4A"/>
    <w:rsid w:val="00574F41"/>
    <w:rsid w:val="00575390"/>
    <w:rsid w:val="00575B85"/>
    <w:rsid w:val="00576FD9"/>
    <w:rsid w:val="0057774A"/>
    <w:rsid w:val="00577D2D"/>
    <w:rsid w:val="00577DFE"/>
    <w:rsid w:val="00580A49"/>
    <w:rsid w:val="00581FA6"/>
    <w:rsid w:val="0058330B"/>
    <w:rsid w:val="00583D13"/>
    <w:rsid w:val="00584855"/>
    <w:rsid w:val="00585282"/>
    <w:rsid w:val="00585409"/>
    <w:rsid w:val="005858C0"/>
    <w:rsid w:val="00585AC2"/>
    <w:rsid w:val="005866B2"/>
    <w:rsid w:val="00586960"/>
    <w:rsid w:val="0058705B"/>
    <w:rsid w:val="00587A75"/>
    <w:rsid w:val="005909F3"/>
    <w:rsid w:val="00590ADA"/>
    <w:rsid w:val="00592A55"/>
    <w:rsid w:val="00593750"/>
    <w:rsid w:val="00594922"/>
    <w:rsid w:val="00594ACA"/>
    <w:rsid w:val="0059527C"/>
    <w:rsid w:val="00595E5D"/>
    <w:rsid w:val="00597A71"/>
    <w:rsid w:val="005A06A3"/>
    <w:rsid w:val="005A1013"/>
    <w:rsid w:val="005A1509"/>
    <w:rsid w:val="005A2085"/>
    <w:rsid w:val="005A21B8"/>
    <w:rsid w:val="005A23D8"/>
    <w:rsid w:val="005A2C52"/>
    <w:rsid w:val="005A358F"/>
    <w:rsid w:val="005A37FA"/>
    <w:rsid w:val="005A3A49"/>
    <w:rsid w:val="005A564C"/>
    <w:rsid w:val="005A6293"/>
    <w:rsid w:val="005A6366"/>
    <w:rsid w:val="005A6929"/>
    <w:rsid w:val="005A6CAD"/>
    <w:rsid w:val="005B02FA"/>
    <w:rsid w:val="005B1732"/>
    <w:rsid w:val="005B1F5E"/>
    <w:rsid w:val="005B255A"/>
    <w:rsid w:val="005B270C"/>
    <w:rsid w:val="005B32F2"/>
    <w:rsid w:val="005B455E"/>
    <w:rsid w:val="005B472C"/>
    <w:rsid w:val="005B4E5C"/>
    <w:rsid w:val="005B57E7"/>
    <w:rsid w:val="005B58D2"/>
    <w:rsid w:val="005B5A3A"/>
    <w:rsid w:val="005B5B08"/>
    <w:rsid w:val="005C005F"/>
    <w:rsid w:val="005C0839"/>
    <w:rsid w:val="005C10F2"/>
    <w:rsid w:val="005C1A2B"/>
    <w:rsid w:val="005C1C3A"/>
    <w:rsid w:val="005C1D74"/>
    <w:rsid w:val="005C23DA"/>
    <w:rsid w:val="005C250F"/>
    <w:rsid w:val="005C3440"/>
    <w:rsid w:val="005C463A"/>
    <w:rsid w:val="005C5897"/>
    <w:rsid w:val="005C7070"/>
    <w:rsid w:val="005C7BBE"/>
    <w:rsid w:val="005C7D3A"/>
    <w:rsid w:val="005D0830"/>
    <w:rsid w:val="005D1609"/>
    <w:rsid w:val="005D1AC9"/>
    <w:rsid w:val="005D20B8"/>
    <w:rsid w:val="005D3178"/>
    <w:rsid w:val="005D3764"/>
    <w:rsid w:val="005D3914"/>
    <w:rsid w:val="005D3FF7"/>
    <w:rsid w:val="005D4FEB"/>
    <w:rsid w:val="005D6357"/>
    <w:rsid w:val="005D64B1"/>
    <w:rsid w:val="005E06D2"/>
    <w:rsid w:val="005E1040"/>
    <w:rsid w:val="005E1FFF"/>
    <w:rsid w:val="005E2149"/>
    <w:rsid w:val="005E2389"/>
    <w:rsid w:val="005E268C"/>
    <w:rsid w:val="005E2B8D"/>
    <w:rsid w:val="005E3A44"/>
    <w:rsid w:val="005E3C5E"/>
    <w:rsid w:val="005E43EE"/>
    <w:rsid w:val="005E4C47"/>
    <w:rsid w:val="005E5515"/>
    <w:rsid w:val="005E6A1C"/>
    <w:rsid w:val="005E6F5E"/>
    <w:rsid w:val="005E6FF0"/>
    <w:rsid w:val="005E73F4"/>
    <w:rsid w:val="005E7DCF"/>
    <w:rsid w:val="005E7FDC"/>
    <w:rsid w:val="005F11DB"/>
    <w:rsid w:val="005F1DAB"/>
    <w:rsid w:val="005F252A"/>
    <w:rsid w:val="005F2BA4"/>
    <w:rsid w:val="005F2E1A"/>
    <w:rsid w:val="005F4B26"/>
    <w:rsid w:val="005F5863"/>
    <w:rsid w:val="005F5B52"/>
    <w:rsid w:val="005F5C68"/>
    <w:rsid w:val="005F5F36"/>
    <w:rsid w:val="005F6252"/>
    <w:rsid w:val="005F68FB"/>
    <w:rsid w:val="005F70EF"/>
    <w:rsid w:val="005F77B4"/>
    <w:rsid w:val="005F7882"/>
    <w:rsid w:val="00600B52"/>
    <w:rsid w:val="00600F84"/>
    <w:rsid w:val="00600FA2"/>
    <w:rsid w:val="006015D7"/>
    <w:rsid w:val="00603183"/>
    <w:rsid w:val="00603385"/>
    <w:rsid w:val="00604429"/>
    <w:rsid w:val="006050BE"/>
    <w:rsid w:val="00605EAB"/>
    <w:rsid w:val="006060AB"/>
    <w:rsid w:val="00607263"/>
    <w:rsid w:val="006076BD"/>
    <w:rsid w:val="00607A47"/>
    <w:rsid w:val="0061198B"/>
    <w:rsid w:val="00611B7C"/>
    <w:rsid w:val="0061204B"/>
    <w:rsid w:val="0061329C"/>
    <w:rsid w:val="006133C4"/>
    <w:rsid w:val="0061345B"/>
    <w:rsid w:val="00613493"/>
    <w:rsid w:val="00614A39"/>
    <w:rsid w:val="00614A8F"/>
    <w:rsid w:val="00614E1B"/>
    <w:rsid w:val="00616012"/>
    <w:rsid w:val="00616545"/>
    <w:rsid w:val="006166E0"/>
    <w:rsid w:val="00616C2C"/>
    <w:rsid w:val="00620F61"/>
    <w:rsid w:val="00621621"/>
    <w:rsid w:val="006221F9"/>
    <w:rsid w:val="006233CA"/>
    <w:rsid w:val="006238F5"/>
    <w:rsid w:val="0062454F"/>
    <w:rsid w:val="00624A8A"/>
    <w:rsid w:val="00624D0D"/>
    <w:rsid w:val="006250C5"/>
    <w:rsid w:val="00625AA9"/>
    <w:rsid w:val="00625D42"/>
    <w:rsid w:val="00626634"/>
    <w:rsid w:val="0062692A"/>
    <w:rsid w:val="00626E24"/>
    <w:rsid w:val="006276E0"/>
    <w:rsid w:val="00627C7B"/>
    <w:rsid w:val="0063091D"/>
    <w:rsid w:val="00631EBC"/>
    <w:rsid w:val="00632871"/>
    <w:rsid w:val="00632C65"/>
    <w:rsid w:val="00634136"/>
    <w:rsid w:val="006356B2"/>
    <w:rsid w:val="006358C2"/>
    <w:rsid w:val="006359DF"/>
    <w:rsid w:val="00635D7A"/>
    <w:rsid w:val="0063628C"/>
    <w:rsid w:val="00636501"/>
    <w:rsid w:val="0063651F"/>
    <w:rsid w:val="00636FC7"/>
    <w:rsid w:val="00640DE5"/>
    <w:rsid w:val="006411E0"/>
    <w:rsid w:val="006420BE"/>
    <w:rsid w:val="00643FEB"/>
    <w:rsid w:val="00644ADD"/>
    <w:rsid w:val="00645428"/>
    <w:rsid w:val="006458F7"/>
    <w:rsid w:val="00645E85"/>
    <w:rsid w:val="00645EFC"/>
    <w:rsid w:val="0064683B"/>
    <w:rsid w:val="006470CD"/>
    <w:rsid w:val="006475D1"/>
    <w:rsid w:val="00647FB2"/>
    <w:rsid w:val="006513E5"/>
    <w:rsid w:val="00651669"/>
    <w:rsid w:val="00651CB5"/>
    <w:rsid w:val="00652540"/>
    <w:rsid w:val="006532AA"/>
    <w:rsid w:val="00653533"/>
    <w:rsid w:val="006538E0"/>
    <w:rsid w:val="006547F1"/>
    <w:rsid w:val="00654B7A"/>
    <w:rsid w:val="00655AF9"/>
    <w:rsid w:val="00655D4D"/>
    <w:rsid w:val="00656359"/>
    <w:rsid w:val="00656486"/>
    <w:rsid w:val="00656DFF"/>
    <w:rsid w:val="006578C1"/>
    <w:rsid w:val="00657B01"/>
    <w:rsid w:val="006604C0"/>
    <w:rsid w:val="00660991"/>
    <w:rsid w:val="006613E5"/>
    <w:rsid w:val="0066274B"/>
    <w:rsid w:val="00662839"/>
    <w:rsid w:val="00662DB6"/>
    <w:rsid w:val="0066315B"/>
    <w:rsid w:val="006643D5"/>
    <w:rsid w:val="00664C50"/>
    <w:rsid w:val="006654EB"/>
    <w:rsid w:val="006655A3"/>
    <w:rsid w:val="00665939"/>
    <w:rsid w:val="00666929"/>
    <w:rsid w:val="00667591"/>
    <w:rsid w:val="00670A0F"/>
    <w:rsid w:val="00670F64"/>
    <w:rsid w:val="0067111E"/>
    <w:rsid w:val="00672AD1"/>
    <w:rsid w:val="00672ED6"/>
    <w:rsid w:val="0067335E"/>
    <w:rsid w:val="0067351E"/>
    <w:rsid w:val="0067368A"/>
    <w:rsid w:val="006737EB"/>
    <w:rsid w:val="00674C1B"/>
    <w:rsid w:val="00676B54"/>
    <w:rsid w:val="00677D50"/>
    <w:rsid w:val="00681166"/>
    <w:rsid w:val="00681DCA"/>
    <w:rsid w:val="00682261"/>
    <w:rsid w:val="0068253D"/>
    <w:rsid w:val="00682FD8"/>
    <w:rsid w:val="00683DE6"/>
    <w:rsid w:val="00684F88"/>
    <w:rsid w:val="006852DD"/>
    <w:rsid w:val="00685779"/>
    <w:rsid w:val="00685C9B"/>
    <w:rsid w:val="00685CFA"/>
    <w:rsid w:val="006869CE"/>
    <w:rsid w:val="00687958"/>
    <w:rsid w:val="00687A1C"/>
    <w:rsid w:val="0069001C"/>
    <w:rsid w:val="00691483"/>
    <w:rsid w:val="0069242F"/>
    <w:rsid w:val="00692CB4"/>
    <w:rsid w:val="00693690"/>
    <w:rsid w:val="00693B80"/>
    <w:rsid w:val="0069421C"/>
    <w:rsid w:val="00694641"/>
    <w:rsid w:val="00694BAA"/>
    <w:rsid w:val="00695398"/>
    <w:rsid w:val="006959EA"/>
    <w:rsid w:val="00695C70"/>
    <w:rsid w:val="00696296"/>
    <w:rsid w:val="00697509"/>
    <w:rsid w:val="0069755F"/>
    <w:rsid w:val="00697EBE"/>
    <w:rsid w:val="006A02C1"/>
    <w:rsid w:val="006A05D4"/>
    <w:rsid w:val="006A2BB5"/>
    <w:rsid w:val="006A3081"/>
    <w:rsid w:val="006A3464"/>
    <w:rsid w:val="006A528F"/>
    <w:rsid w:val="006A57F5"/>
    <w:rsid w:val="006A5D92"/>
    <w:rsid w:val="006A65F6"/>
    <w:rsid w:val="006A6A47"/>
    <w:rsid w:val="006A6FC1"/>
    <w:rsid w:val="006A70B3"/>
    <w:rsid w:val="006A72C3"/>
    <w:rsid w:val="006A7FEF"/>
    <w:rsid w:val="006B10E2"/>
    <w:rsid w:val="006B1201"/>
    <w:rsid w:val="006B188D"/>
    <w:rsid w:val="006B2108"/>
    <w:rsid w:val="006B26CB"/>
    <w:rsid w:val="006B3087"/>
    <w:rsid w:val="006B342D"/>
    <w:rsid w:val="006B3478"/>
    <w:rsid w:val="006B4052"/>
    <w:rsid w:val="006B47C4"/>
    <w:rsid w:val="006B4970"/>
    <w:rsid w:val="006B4F9C"/>
    <w:rsid w:val="006B639B"/>
    <w:rsid w:val="006B6D09"/>
    <w:rsid w:val="006B777E"/>
    <w:rsid w:val="006C1021"/>
    <w:rsid w:val="006C11C0"/>
    <w:rsid w:val="006C11D0"/>
    <w:rsid w:val="006C16FC"/>
    <w:rsid w:val="006C2036"/>
    <w:rsid w:val="006C2171"/>
    <w:rsid w:val="006C3525"/>
    <w:rsid w:val="006C3907"/>
    <w:rsid w:val="006C4382"/>
    <w:rsid w:val="006C46A4"/>
    <w:rsid w:val="006C490F"/>
    <w:rsid w:val="006C4A10"/>
    <w:rsid w:val="006C4EBB"/>
    <w:rsid w:val="006C4FB9"/>
    <w:rsid w:val="006C5365"/>
    <w:rsid w:val="006C5D21"/>
    <w:rsid w:val="006C6626"/>
    <w:rsid w:val="006C6AA4"/>
    <w:rsid w:val="006C6AC3"/>
    <w:rsid w:val="006C6AC8"/>
    <w:rsid w:val="006D1679"/>
    <w:rsid w:val="006D210F"/>
    <w:rsid w:val="006D2C79"/>
    <w:rsid w:val="006D31D1"/>
    <w:rsid w:val="006D3E8F"/>
    <w:rsid w:val="006D4978"/>
    <w:rsid w:val="006D4AA2"/>
    <w:rsid w:val="006D5D2A"/>
    <w:rsid w:val="006D6405"/>
    <w:rsid w:val="006D6CD4"/>
    <w:rsid w:val="006D7B12"/>
    <w:rsid w:val="006E087E"/>
    <w:rsid w:val="006E11D1"/>
    <w:rsid w:val="006E195F"/>
    <w:rsid w:val="006E1C33"/>
    <w:rsid w:val="006E1E8F"/>
    <w:rsid w:val="006E2BB9"/>
    <w:rsid w:val="006E2BF2"/>
    <w:rsid w:val="006E2D25"/>
    <w:rsid w:val="006E2F67"/>
    <w:rsid w:val="006E3F4B"/>
    <w:rsid w:val="006E56D8"/>
    <w:rsid w:val="006E5994"/>
    <w:rsid w:val="006E70C9"/>
    <w:rsid w:val="006E7478"/>
    <w:rsid w:val="006E7604"/>
    <w:rsid w:val="006F09FB"/>
    <w:rsid w:val="006F0A72"/>
    <w:rsid w:val="006F104D"/>
    <w:rsid w:val="006F1800"/>
    <w:rsid w:val="006F199C"/>
    <w:rsid w:val="006F1F3C"/>
    <w:rsid w:val="006F20D2"/>
    <w:rsid w:val="006F3B84"/>
    <w:rsid w:val="006F3CBC"/>
    <w:rsid w:val="006F4597"/>
    <w:rsid w:val="006F6908"/>
    <w:rsid w:val="006F6FA0"/>
    <w:rsid w:val="006F759B"/>
    <w:rsid w:val="006F7D83"/>
    <w:rsid w:val="00701342"/>
    <w:rsid w:val="0070141B"/>
    <w:rsid w:val="007019D8"/>
    <w:rsid w:val="0070237B"/>
    <w:rsid w:val="0070257B"/>
    <w:rsid w:val="007027C9"/>
    <w:rsid w:val="00703AFD"/>
    <w:rsid w:val="007045CD"/>
    <w:rsid w:val="0070507A"/>
    <w:rsid w:val="00705738"/>
    <w:rsid w:val="007068B1"/>
    <w:rsid w:val="00706BB3"/>
    <w:rsid w:val="007070E8"/>
    <w:rsid w:val="00707A43"/>
    <w:rsid w:val="00710AE7"/>
    <w:rsid w:val="00710B3F"/>
    <w:rsid w:val="007118B0"/>
    <w:rsid w:val="00712044"/>
    <w:rsid w:val="00712DC6"/>
    <w:rsid w:val="00713774"/>
    <w:rsid w:val="00713F69"/>
    <w:rsid w:val="00715B9D"/>
    <w:rsid w:val="00716242"/>
    <w:rsid w:val="00716B42"/>
    <w:rsid w:val="00716D01"/>
    <w:rsid w:val="007173F1"/>
    <w:rsid w:val="00717C51"/>
    <w:rsid w:val="0072011D"/>
    <w:rsid w:val="007204F4"/>
    <w:rsid w:val="00720611"/>
    <w:rsid w:val="00720769"/>
    <w:rsid w:val="00720920"/>
    <w:rsid w:val="00721243"/>
    <w:rsid w:val="00721301"/>
    <w:rsid w:val="007213A9"/>
    <w:rsid w:val="00721476"/>
    <w:rsid w:val="0072289E"/>
    <w:rsid w:val="00722C6A"/>
    <w:rsid w:val="00722CAF"/>
    <w:rsid w:val="00722F23"/>
    <w:rsid w:val="00723DBB"/>
    <w:rsid w:val="00723F71"/>
    <w:rsid w:val="0072452E"/>
    <w:rsid w:val="007256EC"/>
    <w:rsid w:val="007259FC"/>
    <w:rsid w:val="00725EEF"/>
    <w:rsid w:val="00726518"/>
    <w:rsid w:val="00726CEE"/>
    <w:rsid w:val="0072710B"/>
    <w:rsid w:val="00730269"/>
    <w:rsid w:val="0073085A"/>
    <w:rsid w:val="00730A63"/>
    <w:rsid w:val="00730E74"/>
    <w:rsid w:val="00730F33"/>
    <w:rsid w:val="00733F6E"/>
    <w:rsid w:val="007341CB"/>
    <w:rsid w:val="007343E1"/>
    <w:rsid w:val="0073569B"/>
    <w:rsid w:val="00735A72"/>
    <w:rsid w:val="00736986"/>
    <w:rsid w:val="00736BDE"/>
    <w:rsid w:val="00736F95"/>
    <w:rsid w:val="00740084"/>
    <w:rsid w:val="00740E31"/>
    <w:rsid w:val="007411A0"/>
    <w:rsid w:val="00741FC0"/>
    <w:rsid w:val="007421FA"/>
    <w:rsid w:val="00742841"/>
    <w:rsid w:val="00743D24"/>
    <w:rsid w:val="007441A9"/>
    <w:rsid w:val="00744EA8"/>
    <w:rsid w:val="007450EA"/>
    <w:rsid w:val="007455BA"/>
    <w:rsid w:val="007457BF"/>
    <w:rsid w:val="00745BA9"/>
    <w:rsid w:val="00745BBA"/>
    <w:rsid w:val="007467BD"/>
    <w:rsid w:val="007467FD"/>
    <w:rsid w:val="00751D5C"/>
    <w:rsid w:val="00754803"/>
    <w:rsid w:val="00754D95"/>
    <w:rsid w:val="007569FC"/>
    <w:rsid w:val="00756A41"/>
    <w:rsid w:val="00756F3B"/>
    <w:rsid w:val="00760897"/>
    <w:rsid w:val="00760C09"/>
    <w:rsid w:val="00762733"/>
    <w:rsid w:val="00763673"/>
    <w:rsid w:val="00764AB4"/>
    <w:rsid w:val="00764C29"/>
    <w:rsid w:val="00764E67"/>
    <w:rsid w:val="00765541"/>
    <w:rsid w:val="007657C5"/>
    <w:rsid w:val="007678B7"/>
    <w:rsid w:val="00767D5F"/>
    <w:rsid w:val="00771009"/>
    <w:rsid w:val="00771A73"/>
    <w:rsid w:val="00771AE3"/>
    <w:rsid w:val="0077279F"/>
    <w:rsid w:val="00772823"/>
    <w:rsid w:val="00772ABD"/>
    <w:rsid w:val="007735FB"/>
    <w:rsid w:val="0077562D"/>
    <w:rsid w:val="0077570D"/>
    <w:rsid w:val="0077598E"/>
    <w:rsid w:val="00780B50"/>
    <w:rsid w:val="007810D9"/>
    <w:rsid w:val="007814B1"/>
    <w:rsid w:val="00781779"/>
    <w:rsid w:val="00782030"/>
    <w:rsid w:val="007828C3"/>
    <w:rsid w:val="007828E2"/>
    <w:rsid w:val="0078301E"/>
    <w:rsid w:val="0078341D"/>
    <w:rsid w:val="00783A88"/>
    <w:rsid w:val="0078473E"/>
    <w:rsid w:val="007848E8"/>
    <w:rsid w:val="0078495D"/>
    <w:rsid w:val="00784DBC"/>
    <w:rsid w:val="00785F7E"/>
    <w:rsid w:val="007860E8"/>
    <w:rsid w:val="007865D9"/>
    <w:rsid w:val="00786820"/>
    <w:rsid w:val="00786F61"/>
    <w:rsid w:val="0078719F"/>
    <w:rsid w:val="00787433"/>
    <w:rsid w:val="00787ED5"/>
    <w:rsid w:val="00790941"/>
    <w:rsid w:val="007911E7"/>
    <w:rsid w:val="00791D5D"/>
    <w:rsid w:val="007930F8"/>
    <w:rsid w:val="00793C9C"/>
    <w:rsid w:val="00793F7B"/>
    <w:rsid w:val="007940A0"/>
    <w:rsid w:val="007957B1"/>
    <w:rsid w:val="00795C92"/>
    <w:rsid w:val="00795E11"/>
    <w:rsid w:val="00796568"/>
    <w:rsid w:val="007973E0"/>
    <w:rsid w:val="00797696"/>
    <w:rsid w:val="007A022C"/>
    <w:rsid w:val="007A100D"/>
    <w:rsid w:val="007A132D"/>
    <w:rsid w:val="007A1704"/>
    <w:rsid w:val="007A23FE"/>
    <w:rsid w:val="007A2811"/>
    <w:rsid w:val="007A29CE"/>
    <w:rsid w:val="007A509C"/>
    <w:rsid w:val="007A56AC"/>
    <w:rsid w:val="007A593B"/>
    <w:rsid w:val="007A61F8"/>
    <w:rsid w:val="007A73A7"/>
    <w:rsid w:val="007A7AE9"/>
    <w:rsid w:val="007B096A"/>
    <w:rsid w:val="007B0C7B"/>
    <w:rsid w:val="007B1A83"/>
    <w:rsid w:val="007B1BF9"/>
    <w:rsid w:val="007B27A6"/>
    <w:rsid w:val="007B2E32"/>
    <w:rsid w:val="007B4441"/>
    <w:rsid w:val="007B45AD"/>
    <w:rsid w:val="007B5C20"/>
    <w:rsid w:val="007B64FD"/>
    <w:rsid w:val="007B67EE"/>
    <w:rsid w:val="007B687D"/>
    <w:rsid w:val="007B708D"/>
    <w:rsid w:val="007C05A2"/>
    <w:rsid w:val="007C1028"/>
    <w:rsid w:val="007C1275"/>
    <w:rsid w:val="007C12FF"/>
    <w:rsid w:val="007C1C5F"/>
    <w:rsid w:val="007C1E77"/>
    <w:rsid w:val="007C2485"/>
    <w:rsid w:val="007C3651"/>
    <w:rsid w:val="007C3984"/>
    <w:rsid w:val="007C3E81"/>
    <w:rsid w:val="007C48E6"/>
    <w:rsid w:val="007C4ED7"/>
    <w:rsid w:val="007C5288"/>
    <w:rsid w:val="007C5D46"/>
    <w:rsid w:val="007C64A7"/>
    <w:rsid w:val="007C6D84"/>
    <w:rsid w:val="007C6E2F"/>
    <w:rsid w:val="007C6E6D"/>
    <w:rsid w:val="007C6F35"/>
    <w:rsid w:val="007C76A8"/>
    <w:rsid w:val="007C7702"/>
    <w:rsid w:val="007D0DE7"/>
    <w:rsid w:val="007D142B"/>
    <w:rsid w:val="007D1913"/>
    <w:rsid w:val="007D1F28"/>
    <w:rsid w:val="007D1FD9"/>
    <w:rsid w:val="007D2E07"/>
    <w:rsid w:val="007D3F80"/>
    <w:rsid w:val="007D49F1"/>
    <w:rsid w:val="007D52EF"/>
    <w:rsid w:val="007D57F5"/>
    <w:rsid w:val="007D60AF"/>
    <w:rsid w:val="007D6798"/>
    <w:rsid w:val="007D6993"/>
    <w:rsid w:val="007D6C1F"/>
    <w:rsid w:val="007D7958"/>
    <w:rsid w:val="007D7E21"/>
    <w:rsid w:val="007E0BD9"/>
    <w:rsid w:val="007E0DCB"/>
    <w:rsid w:val="007E2E4B"/>
    <w:rsid w:val="007E2FCA"/>
    <w:rsid w:val="007E35F5"/>
    <w:rsid w:val="007E39E4"/>
    <w:rsid w:val="007E3D51"/>
    <w:rsid w:val="007E5766"/>
    <w:rsid w:val="007E582D"/>
    <w:rsid w:val="007E7CCE"/>
    <w:rsid w:val="007F0262"/>
    <w:rsid w:val="007F05F2"/>
    <w:rsid w:val="007F0AC7"/>
    <w:rsid w:val="007F2D7F"/>
    <w:rsid w:val="007F32E0"/>
    <w:rsid w:val="007F3763"/>
    <w:rsid w:val="007F384D"/>
    <w:rsid w:val="007F3D3C"/>
    <w:rsid w:val="007F5D60"/>
    <w:rsid w:val="007F5E36"/>
    <w:rsid w:val="007F5EEA"/>
    <w:rsid w:val="007F6B16"/>
    <w:rsid w:val="007F6FE0"/>
    <w:rsid w:val="007F754A"/>
    <w:rsid w:val="00800492"/>
    <w:rsid w:val="008004F1"/>
    <w:rsid w:val="008010C4"/>
    <w:rsid w:val="00801D73"/>
    <w:rsid w:val="008025C4"/>
    <w:rsid w:val="00802AE5"/>
    <w:rsid w:val="0080313E"/>
    <w:rsid w:val="008054D8"/>
    <w:rsid w:val="00805736"/>
    <w:rsid w:val="00806310"/>
    <w:rsid w:val="00806572"/>
    <w:rsid w:val="0080730F"/>
    <w:rsid w:val="008073CE"/>
    <w:rsid w:val="00810B17"/>
    <w:rsid w:val="00811DBC"/>
    <w:rsid w:val="00812BB9"/>
    <w:rsid w:val="00814BB6"/>
    <w:rsid w:val="008152FA"/>
    <w:rsid w:val="008155C7"/>
    <w:rsid w:val="00817116"/>
    <w:rsid w:val="00820AEB"/>
    <w:rsid w:val="00821BC2"/>
    <w:rsid w:val="00822945"/>
    <w:rsid w:val="00823448"/>
    <w:rsid w:val="008239B2"/>
    <w:rsid w:val="00823BDF"/>
    <w:rsid w:val="00823F93"/>
    <w:rsid w:val="00824831"/>
    <w:rsid w:val="00824B0E"/>
    <w:rsid w:val="0082536E"/>
    <w:rsid w:val="0082584B"/>
    <w:rsid w:val="00825CE5"/>
    <w:rsid w:val="00826519"/>
    <w:rsid w:val="008274A1"/>
    <w:rsid w:val="0083006D"/>
    <w:rsid w:val="00830EC2"/>
    <w:rsid w:val="008317F9"/>
    <w:rsid w:val="0083393F"/>
    <w:rsid w:val="0083454A"/>
    <w:rsid w:val="00835A61"/>
    <w:rsid w:val="00835CDD"/>
    <w:rsid w:val="008360FE"/>
    <w:rsid w:val="00836214"/>
    <w:rsid w:val="0083694E"/>
    <w:rsid w:val="00836E7D"/>
    <w:rsid w:val="00836F73"/>
    <w:rsid w:val="008377AC"/>
    <w:rsid w:val="00837EA6"/>
    <w:rsid w:val="00841026"/>
    <w:rsid w:val="008421A9"/>
    <w:rsid w:val="00842C19"/>
    <w:rsid w:val="00843A0A"/>
    <w:rsid w:val="00843DA6"/>
    <w:rsid w:val="008441E2"/>
    <w:rsid w:val="008448E8"/>
    <w:rsid w:val="00844BEE"/>
    <w:rsid w:val="00844F07"/>
    <w:rsid w:val="0084548F"/>
    <w:rsid w:val="00846037"/>
    <w:rsid w:val="00846C81"/>
    <w:rsid w:val="00846FAF"/>
    <w:rsid w:val="008471A6"/>
    <w:rsid w:val="0084751B"/>
    <w:rsid w:val="00847B63"/>
    <w:rsid w:val="008506CC"/>
    <w:rsid w:val="00850F04"/>
    <w:rsid w:val="0085139A"/>
    <w:rsid w:val="00851D0C"/>
    <w:rsid w:val="00853380"/>
    <w:rsid w:val="0085342D"/>
    <w:rsid w:val="008538D8"/>
    <w:rsid w:val="00853F10"/>
    <w:rsid w:val="0085497E"/>
    <w:rsid w:val="008556D7"/>
    <w:rsid w:val="00856694"/>
    <w:rsid w:val="00857990"/>
    <w:rsid w:val="00857ECC"/>
    <w:rsid w:val="008600B0"/>
    <w:rsid w:val="00860C8F"/>
    <w:rsid w:val="00860CD2"/>
    <w:rsid w:val="00861075"/>
    <w:rsid w:val="00862325"/>
    <w:rsid w:val="00862AF4"/>
    <w:rsid w:val="008636A5"/>
    <w:rsid w:val="00863A53"/>
    <w:rsid w:val="00863B4B"/>
    <w:rsid w:val="00863C90"/>
    <w:rsid w:val="0086456D"/>
    <w:rsid w:val="00864EC4"/>
    <w:rsid w:val="00865629"/>
    <w:rsid w:val="0086639C"/>
    <w:rsid w:val="0086675B"/>
    <w:rsid w:val="00867BE7"/>
    <w:rsid w:val="008706B0"/>
    <w:rsid w:val="008707C2"/>
    <w:rsid w:val="00870D44"/>
    <w:rsid w:val="00870E9C"/>
    <w:rsid w:val="00871798"/>
    <w:rsid w:val="00872ADB"/>
    <w:rsid w:val="00874063"/>
    <w:rsid w:val="00874176"/>
    <w:rsid w:val="00876BD5"/>
    <w:rsid w:val="00877EFA"/>
    <w:rsid w:val="00877F63"/>
    <w:rsid w:val="00880373"/>
    <w:rsid w:val="0088044B"/>
    <w:rsid w:val="00880A49"/>
    <w:rsid w:val="00882D7F"/>
    <w:rsid w:val="0088436A"/>
    <w:rsid w:val="008843DC"/>
    <w:rsid w:val="00884AE7"/>
    <w:rsid w:val="00884F1B"/>
    <w:rsid w:val="00886A00"/>
    <w:rsid w:val="00890413"/>
    <w:rsid w:val="008907F0"/>
    <w:rsid w:val="00890DD1"/>
    <w:rsid w:val="0089114E"/>
    <w:rsid w:val="00891B0A"/>
    <w:rsid w:val="0089274A"/>
    <w:rsid w:val="00892F14"/>
    <w:rsid w:val="00892F1F"/>
    <w:rsid w:val="008930A0"/>
    <w:rsid w:val="0089407D"/>
    <w:rsid w:val="00894429"/>
    <w:rsid w:val="008944FB"/>
    <w:rsid w:val="008945C0"/>
    <w:rsid w:val="00894E0A"/>
    <w:rsid w:val="00894FC2"/>
    <w:rsid w:val="00895E40"/>
    <w:rsid w:val="008964AA"/>
    <w:rsid w:val="00896C2E"/>
    <w:rsid w:val="008974DE"/>
    <w:rsid w:val="00897858"/>
    <w:rsid w:val="008A189F"/>
    <w:rsid w:val="008A1C48"/>
    <w:rsid w:val="008A2D5C"/>
    <w:rsid w:val="008A2F0A"/>
    <w:rsid w:val="008A4867"/>
    <w:rsid w:val="008A56D1"/>
    <w:rsid w:val="008A5A5A"/>
    <w:rsid w:val="008A5C7D"/>
    <w:rsid w:val="008A5C91"/>
    <w:rsid w:val="008A6A06"/>
    <w:rsid w:val="008A6FFF"/>
    <w:rsid w:val="008A7058"/>
    <w:rsid w:val="008A78FF"/>
    <w:rsid w:val="008A7B90"/>
    <w:rsid w:val="008A7CE3"/>
    <w:rsid w:val="008B01FC"/>
    <w:rsid w:val="008B0DEA"/>
    <w:rsid w:val="008B0F99"/>
    <w:rsid w:val="008B1F59"/>
    <w:rsid w:val="008B243D"/>
    <w:rsid w:val="008B2854"/>
    <w:rsid w:val="008B342A"/>
    <w:rsid w:val="008B38D9"/>
    <w:rsid w:val="008B4349"/>
    <w:rsid w:val="008B4850"/>
    <w:rsid w:val="008B50D0"/>
    <w:rsid w:val="008B5C2E"/>
    <w:rsid w:val="008B758B"/>
    <w:rsid w:val="008B7AE4"/>
    <w:rsid w:val="008C1030"/>
    <w:rsid w:val="008C221B"/>
    <w:rsid w:val="008C26EE"/>
    <w:rsid w:val="008C37D0"/>
    <w:rsid w:val="008C3FF7"/>
    <w:rsid w:val="008C44F0"/>
    <w:rsid w:val="008C518D"/>
    <w:rsid w:val="008C548A"/>
    <w:rsid w:val="008C5A88"/>
    <w:rsid w:val="008C7110"/>
    <w:rsid w:val="008C7A7A"/>
    <w:rsid w:val="008D1B31"/>
    <w:rsid w:val="008D1CC1"/>
    <w:rsid w:val="008D2926"/>
    <w:rsid w:val="008D31A5"/>
    <w:rsid w:val="008D320F"/>
    <w:rsid w:val="008D348B"/>
    <w:rsid w:val="008D52D7"/>
    <w:rsid w:val="008D5EF1"/>
    <w:rsid w:val="008D6802"/>
    <w:rsid w:val="008D6EE6"/>
    <w:rsid w:val="008D7016"/>
    <w:rsid w:val="008D7735"/>
    <w:rsid w:val="008E0094"/>
    <w:rsid w:val="008E05C5"/>
    <w:rsid w:val="008E06E0"/>
    <w:rsid w:val="008E0C37"/>
    <w:rsid w:val="008E4769"/>
    <w:rsid w:val="008E5215"/>
    <w:rsid w:val="008E5745"/>
    <w:rsid w:val="008E598B"/>
    <w:rsid w:val="008E599D"/>
    <w:rsid w:val="008E59F2"/>
    <w:rsid w:val="008E5A11"/>
    <w:rsid w:val="008E628F"/>
    <w:rsid w:val="008E6F1E"/>
    <w:rsid w:val="008E6F51"/>
    <w:rsid w:val="008E78CA"/>
    <w:rsid w:val="008F09A8"/>
    <w:rsid w:val="008F0CF0"/>
    <w:rsid w:val="008F0D2E"/>
    <w:rsid w:val="008F1332"/>
    <w:rsid w:val="008F1869"/>
    <w:rsid w:val="008F2346"/>
    <w:rsid w:val="008F32B6"/>
    <w:rsid w:val="008F3444"/>
    <w:rsid w:val="008F43D5"/>
    <w:rsid w:val="008F481A"/>
    <w:rsid w:val="008F4CED"/>
    <w:rsid w:val="008F6069"/>
    <w:rsid w:val="008F613A"/>
    <w:rsid w:val="008F6614"/>
    <w:rsid w:val="008F6C2A"/>
    <w:rsid w:val="008F6F88"/>
    <w:rsid w:val="008F742D"/>
    <w:rsid w:val="009001F2"/>
    <w:rsid w:val="009003AF"/>
    <w:rsid w:val="009005BF"/>
    <w:rsid w:val="00900645"/>
    <w:rsid w:val="00900A9D"/>
    <w:rsid w:val="00901949"/>
    <w:rsid w:val="00901A3F"/>
    <w:rsid w:val="00901FB6"/>
    <w:rsid w:val="009032A8"/>
    <w:rsid w:val="009038A6"/>
    <w:rsid w:val="0090426B"/>
    <w:rsid w:val="009051D5"/>
    <w:rsid w:val="0090585F"/>
    <w:rsid w:val="00906387"/>
    <w:rsid w:val="00906F5C"/>
    <w:rsid w:val="00910CE2"/>
    <w:rsid w:val="009111DF"/>
    <w:rsid w:val="009130ED"/>
    <w:rsid w:val="00914A33"/>
    <w:rsid w:val="00914F1D"/>
    <w:rsid w:val="009157EE"/>
    <w:rsid w:val="0091586B"/>
    <w:rsid w:val="0091711B"/>
    <w:rsid w:val="00920EB2"/>
    <w:rsid w:val="009211BE"/>
    <w:rsid w:val="009214D7"/>
    <w:rsid w:val="00922575"/>
    <w:rsid w:val="0092390E"/>
    <w:rsid w:val="009244BF"/>
    <w:rsid w:val="00924746"/>
    <w:rsid w:val="00924C99"/>
    <w:rsid w:val="009251CE"/>
    <w:rsid w:val="009257C1"/>
    <w:rsid w:val="00925D10"/>
    <w:rsid w:val="009265F0"/>
    <w:rsid w:val="00926E7D"/>
    <w:rsid w:val="00927853"/>
    <w:rsid w:val="00930245"/>
    <w:rsid w:val="00931348"/>
    <w:rsid w:val="00931387"/>
    <w:rsid w:val="00931C1C"/>
    <w:rsid w:val="00931C4C"/>
    <w:rsid w:val="00931F41"/>
    <w:rsid w:val="0093250A"/>
    <w:rsid w:val="00932E04"/>
    <w:rsid w:val="00933731"/>
    <w:rsid w:val="00933C24"/>
    <w:rsid w:val="00934625"/>
    <w:rsid w:val="0093499B"/>
    <w:rsid w:val="00934D96"/>
    <w:rsid w:val="00935979"/>
    <w:rsid w:val="00935F6B"/>
    <w:rsid w:val="00936A8A"/>
    <w:rsid w:val="00936E4D"/>
    <w:rsid w:val="0093709A"/>
    <w:rsid w:val="009403BE"/>
    <w:rsid w:val="00940531"/>
    <w:rsid w:val="0094069E"/>
    <w:rsid w:val="00941295"/>
    <w:rsid w:val="00941B1A"/>
    <w:rsid w:val="00942A23"/>
    <w:rsid w:val="00943E27"/>
    <w:rsid w:val="00944B7A"/>
    <w:rsid w:val="009471D2"/>
    <w:rsid w:val="009476C7"/>
    <w:rsid w:val="00947765"/>
    <w:rsid w:val="00952F4F"/>
    <w:rsid w:val="00953140"/>
    <w:rsid w:val="0095319D"/>
    <w:rsid w:val="00954C70"/>
    <w:rsid w:val="00954D0A"/>
    <w:rsid w:val="0095511B"/>
    <w:rsid w:val="00955A5C"/>
    <w:rsid w:val="00955BE2"/>
    <w:rsid w:val="00957EF9"/>
    <w:rsid w:val="0096031E"/>
    <w:rsid w:val="0096036B"/>
    <w:rsid w:val="00960810"/>
    <w:rsid w:val="00960B8B"/>
    <w:rsid w:val="00960BBB"/>
    <w:rsid w:val="0096135C"/>
    <w:rsid w:val="00962A3C"/>
    <w:rsid w:val="00962AB5"/>
    <w:rsid w:val="00962E92"/>
    <w:rsid w:val="00963D6A"/>
    <w:rsid w:val="0096454C"/>
    <w:rsid w:val="00964827"/>
    <w:rsid w:val="00965460"/>
    <w:rsid w:val="00965527"/>
    <w:rsid w:val="009700D5"/>
    <w:rsid w:val="009703C1"/>
    <w:rsid w:val="00970E3D"/>
    <w:rsid w:val="00971188"/>
    <w:rsid w:val="009730A2"/>
    <w:rsid w:val="00973FD5"/>
    <w:rsid w:val="00974206"/>
    <w:rsid w:val="0097554B"/>
    <w:rsid w:val="00975AD0"/>
    <w:rsid w:val="00975D07"/>
    <w:rsid w:val="00976201"/>
    <w:rsid w:val="00976509"/>
    <w:rsid w:val="0097760D"/>
    <w:rsid w:val="00977659"/>
    <w:rsid w:val="009776F0"/>
    <w:rsid w:val="009777B1"/>
    <w:rsid w:val="00977C91"/>
    <w:rsid w:val="00977CA8"/>
    <w:rsid w:val="0098071E"/>
    <w:rsid w:val="00981D8D"/>
    <w:rsid w:val="0098274F"/>
    <w:rsid w:val="00982DD4"/>
    <w:rsid w:val="00983875"/>
    <w:rsid w:val="009839A1"/>
    <w:rsid w:val="00984212"/>
    <w:rsid w:val="00984249"/>
    <w:rsid w:val="00984DCB"/>
    <w:rsid w:val="00984E59"/>
    <w:rsid w:val="00984FC5"/>
    <w:rsid w:val="00985A41"/>
    <w:rsid w:val="00985E57"/>
    <w:rsid w:val="00986A67"/>
    <w:rsid w:val="00986DA7"/>
    <w:rsid w:val="0098781D"/>
    <w:rsid w:val="0098785F"/>
    <w:rsid w:val="00987B2A"/>
    <w:rsid w:val="00987B32"/>
    <w:rsid w:val="00987E75"/>
    <w:rsid w:val="00987EF5"/>
    <w:rsid w:val="00990958"/>
    <w:rsid w:val="00990F98"/>
    <w:rsid w:val="00991098"/>
    <w:rsid w:val="00991FEF"/>
    <w:rsid w:val="009924E8"/>
    <w:rsid w:val="00993BF4"/>
    <w:rsid w:val="009941E2"/>
    <w:rsid w:val="009946D1"/>
    <w:rsid w:val="00995BA8"/>
    <w:rsid w:val="009A0029"/>
    <w:rsid w:val="009A02C1"/>
    <w:rsid w:val="009A0AB0"/>
    <w:rsid w:val="009A1496"/>
    <w:rsid w:val="009A1BC5"/>
    <w:rsid w:val="009A2357"/>
    <w:rsid w:val="009A272E"/>
    <w:rsid w:val="009A2E28"/>
    <w:rsid w:val="009A32CF"/>
    <w:rsid w:val="009A343E"/>
    <w:rsid w:val="009A4408"/>
    <w:rsid w:val="009A57A6"/>
    <w:rsid w:val="009A6646"/>
    <w:rsid w:val="009A78A3"/>
    <w:rsid w:val="009B12C8"/>
    <w:rsid w:val="009B1DE2"/>
    <w:rsid w:val="009B2C30"/>
    <w:rsid w:val="009B2E30"/>
    <w:rsid w:val="009B2E82"/>
    <w:rsid w:val="009B36F7"/>
    <w:rsid w:val="009B3D3F"/>
    <w:rsid w:val="009B3D61"/>
    <w:rsid w:val="009B3E63"/>
    <w:rsid w:val="009B4052"/>
    <w:rsid w:val="009B42E8"/>
    <w:rsid w:val="009B4F8C"/>
    <w:rsid w:val="009B50C2"/>
    <w:rsid w:val="009B6443"/>
    <w:rsid w:val="009B6514"/>
    <w:rsid w:val="009B6851"/>
    <w:rsid w:val="009C00E5"/>
    <w:rsid w:val="009C0DDA"/>
    <w:rsid w:val="009C12C0"/>
    <w:rsid w:val="009C1BFB"/>
    <w:rsid w:val="009C2121"/>
    <w:rsid w:val="009C23FF"/>
    <w:rsid w:val="009C3A1D"/>
    <w:rsid w:val="009C44F5"/>
    <w:rsid w:val="009C49C8"/>
    <w:rsid w:val="009C7206"/>
    <w:rsid w:val="009D055B"/>
    <w:rsid w:val="009D078A"/>
    <w:rsid w:val="009D0DB3"/>
    <w:rsid w:val="009D156E"/>
    <w:rsid w:val="009D1907"/>
    <w:rsid w:val="009D2503"/>
    <w:rsid w:val="009D29CB"/>
    <w:rsid w:val="009D3CD6"/>
    <w:rsid w:val="009D4041"/>
    <w:rsid w:val="009D4A17"/>
    <w:rsid w:val="009D4AAF"/>
    <w:rsid w:val="009D4D79"/>
    <w:rsid w:val="009D5744"/>
    <w:rsid w:val="009D5920"/>
    <w:rsid w:val="009D5DBD"/>
    <w:rsid w:val="009D6177"/>
    <w:rsid w:val="009D69FB"/>
    <w:rsid w:val="009D6E8B"/>
    <w:rsid w:val="009D7A6E"/>
    <w:rsid w:val="009D7BBC"/>
    <w:rsid w:val="009D7ECF"/>
    <w:rsid w:val="009D7F2B"/>
    <w:rsid w:val="009E0C39"/>
    <w:rsid w:val="009E13B3"/>
    <w:rsid w:val="009E1596"/>
    <w:rsid w:val="009E188B"/>
    <w:rsid w:val="009E1D4D"/>
    <w:rsid w:val="009E2229"/>
    <w:rsid w:val="009E2240"/>
    <w:rsid w:val="009E2E04"/>
    <w:rsid w:val="009E333E"/>
    <w:rsid w:val="009E41C1"/>
    <w:rsid w:val="009E4CBB"/>
    <w:rsid w:val="009E603F"/>
    <w:rsid w:val="009E6410"/>
    <w:rsid w:val="009E68B8"/>
    <w:rsid w:val="009E6942"/>
    <w:rsid w:val="009E6CDD"/>
    <w:rsid w:val="009E6D6C"/>
    <w:rsid w:val="009F0431"/>
    <w:rsid w:val="009F1972"/>
    <w:rsid w:val="009F1D6C"/>
    <w:rsid w:val="009F22DC"/>
    <w:rsid w:val="009F2AD6"/>
    <w:rsid w:val="009F2DFA"/>
    <w:rsid w:val="009F2E78"/>
    <w:rsid w:val="009F31DE"/>
    <w:rsid w:val="009F3E73"/>
    <w:rsid w:val="009F4150"/>
    <w:rsid w:val="009F446E"/>
    <w:rsid w:val="009F4994"/>
    <w:rsid w:val="009F4BDA"/>
    <w:rsid w:val="009F4D8C"/>
    <w:rsid w:val="009F50E3"/>
    <w:rsid w:val="009F5F7A"/>
    <w:rsid w:val="009F60A5"/>
    <w:rsid w:val="009F716B"/>
    <w:rsid w:val="009F787B"/>
    <w:rsid w:val="009F7C7D"/>
    <w:rsid w:val="00A005D2"/>
    <w:rsid w:val="00A01114"/>
    <w:rsid w:val="00A01236"/>
    <w:rsid w:val="00A01B68"/>
    <w:rsid w:val="00A02471"/>
    <w:rsid w:val="00A04713"/>
    <w:rsid w:val="00A05499"/>
    <w:rsid w:val="00A065DF"/>
    <w:rsid w:val="00A06BB0"/>
    <w:rsid w:val="00A06CE5"/>
    <w:rsid w:val="00A06E62"/>
    <w:rsid w:val="00A07494"/>
    <w:rsid w:val="00A07A70"/>
    <w:rsid w:val="00A07E13"/>
    <w:rsid w:val="00A10E0C"/>
    <w:rsid w:val="00A11076"/>
    <w:rsid w:val="00A1229E"/>
    <w:rsid w:val="00A127AC"/>
    <w:rsid w:val="00A13BB1"/>
    <w:rsid w:val="00A13C16"/>
    <w:rsid w:val="00A13DC9"/>
    <w:rsid w:val="00A141AE"/>
    <w:rsid w:val="00A146AC"/>
    <w:rsid w:val="00A14B37"/>
    <w:rsid w:val="00A15A48"/>
    <w:rsid w:val="00A15AD7"/>
    <w:rsid w:val="00A1659D"/>
    <w:rsid w:val="00A175F1"/>
    <w:rsid w:val="00A17A52"/>
    <w:rsid w:val="00A20381"/>
    <w:rsid w:val="00A20E17"/>
    <w:rsid w:val="00A21AC6"/>
    <w:rsid w:val="00A22D1C"/>
    <w:rsid w:val="00A230E4"/>
    <w:rsid w:val="00A234FD"/>
    <w:rsid w:val="00A258D5"/>
    <w:rsid w:val="00A25AC4"/>
    <w:rsid w:val="00A2727B"/>
    <w:rsid w:val="00A305B0"/>
    <w:rsid w:val="00A30E3C"/>
    <w:rsid w:val="00A31B40"/>
    <w:rsid w:val="00A32018"/>
    <w:rsid w:val="00A33300"/>
    <w:rsid w:val="00A3334D"/>
    <w:rsid w:val="00A337AF"/>
    <w:rsid w:val="00A34082"/>
    <w:rsid w:val="00A34B05"/>
    <w:rsid w:val="00A34B44"/>
    <w:rsid w:val="00A355B5"/>
    <w:rsid w:val="00A35A2A"/>
    <w:rsid w:val="00A360F9"/>
    <w:rsid w:val="00A364FD"/>
    <w:rsid w:val="00A36908"/>
    <w:rsid w:val="00A372F2"/>
    <w:rsid w:val="00A37494"/>
    <w:rsid w:val="00A37B40"/>
    <w:rsid w:val="00A37E62"/>
    <w:rsid w:val="00A401D1"/>
    <w:rsid w:val="00A4054E"/>
    <w:rsid w:val="00A4129D"/>
    <w:rsid w:val="00A42529"/>
    <w:rsid w:val="00A43913"/>
    <w:rsid w:val="00A43A62"/>
    <w:rsid w:val="00A44512"/>
    <w:rsid w:val="00A44AB9"/>
    <w:rsid w:val="00A451A5"/>
    <w:rsid w:val="00A45556"/>
    <w:rsid w:val="00A45CF2"/>
    <w:rsid w:val="00A46A4C"/>
    <w:rsid w:val="00A47FA1"/>
    <w:rsid w:val="00A5077B"/>
    <w:rsid w:val="00A50CA8"/>
    <w:rsid w:val="00A50FB0"/>
    <w:rsid w:val="00A51173"/>
    <w:rsid w:val="00A51F6E"/>
    <w:rsid w:val="00A53962"/>
    <w:rsid w:val="00A54177"/>
    <w:rsid w:val="00A54219"/>
    <w:rsid w:val="00A55954"/>
    <w:rsid w:val="00A57B24"/>
    <w:rsid w:val="00A60074"/>
    <w:rsid w:val="00A60E9D"/>
    <w:rsid w:val="00A60F71"/>
    <w:rsid w:val="00A61379"/>
    <w:rsid w:val="00A61B52"/>
    <w:rsid w:val="00A61CE6"/>
    <w:rsid w:val="00A61D83"/>
    <w:rsid w:val="00A62EBA"/>
    <w:rsid w:val="00A6342E"/>
    <w:rsid w:val="00A64496"/>
    <w:rsid w:val="00A645DE"/>
    <w:rsid w:val="00A64731"/>
    <w:rsid w:val="00A64B35"/>
    <w:rsid w:val="00A6541F"/>
    <w:rsid w:val="00A659B3"/>
    <w:rsid w:val="00A6700A"/>
    <w:rsid w:val="00A67C2D"/>
    <w:rsid w:val="00A71485"/>
    <w:rsid w:val="00A71A5D"/>
    <w:rsid w:val="00A722D0"/>
    <w:rsid w:val="00A72889"/>
    <w:rsid w:val="00A72958"/>
    <w:rsid w:val="00A732DF"/>
    <w:rsid w:val="00A740E8"/>
    <w:rsid w:val="00A74265"/>
    <w:rsid w:val="00A74B67"/>
    <w:rsid w:val="00A74FD2"/>
    <w:rsid w:val="00A75664"/>
    <w:rsid w:val="00A7632B"/>
    <w:rsid w:val="00A763F7"/>
    <w:rsid w:val="00A76628"/>
    <w:rsid w:val="00A76C07"/>
    <w:rsid w:val="00A77882"/>
    <w:rsid w:val="00A77962"/>
    <w:rsid w:val="00A77DA1"/>
    <w:rsid w:val="00A80183"/>
    <w:rsid w:val="00A802F9"/>
    <w:rsid w:val="00A81356"/>
    <w:rsid w:val="00A8214D"/>
    <w:rsid w:val="00A84461"/>
    <w:rsid w:val="00A84AC4"/>
    <w:rsid w:val="00A85508"/>
    <w:rsid w:val="00A85D55"/>
    <w:rsid w:val="00A85EDE"/>
    <w:rsid w:val="00A873B1"/>
    <w:rsid w:val="00A8786A"/>
    <w:rsid w:val="00A9070F"/>
    <w:rsid w:val="00A91197"/>
    <w:rsid w:val="00A91445"/>
    <w:rsid w:val="00A915B6"/>
    <w:rsid w:val="00A91F3B"/>
    <w:rsid w:val="00A93351"/>
    <w:rsid w:val="00A9358C"/>
    <w:rsid w:val="00A935C0"/>
    <w:rsid w:val="00A93A6D"/>
    <w:rsid w:val="00A940A1"/>
    <w:rsid w:val="00A96E8B"/>
    <w:rsid w:val="00A971D5"/>
    <w:rsid w:val="00AA0526"/>
    <w:rsid w:val="00AA0D57"/>
    <w:rsid w:val="00AA1343"/>
    <w:rsid w:val="00AA270B"/>
    <w:rsid w:val="00AA37D5"/>
    <w:rsid w:val="00AA3907"/>
    <w:rsid w:val="00AA3F7E"/>
    <w:rsid w:val="00AA3F81"/>
    <w:rsid w:val="00AA40FE"/>
    <w:rsid w:val="00AA4166"/>
    <w:rsid w:val="00AA426F"/>
    <w:rsid w:val="00AA4B3C"/>
    <w:rsid w:val="00AA54E0"/>
    <w:rsid w:val="00AA5C2A"/>
    <w:rsid w:val="00AA5E25"/>
    <w:rsid w:val="00AA5E2F"/>
    <w:rsid w:val="00AA5EC0"/>
    <w:rsid w:val="00AA67A3"/>
    <w:rsid w:val="00AB082D"/>
    <w:rsid w:val="00AB0B02"/>
    <w:rsid w:val="00AB0B44"/>
    <w:rsid w:val="00AB0FD1"/>
    <w:rsid w:val="00AB1056"/>
    <w:rsid w:val="00AB11F6"/>
    <w:rsid w:val="00AB1592"/>
    <w:rsid w:val="00AB15F3"/>
    <w:rsid w:val="00AB1858"/>
    <w:rsid w:val="00AB1DF1"/>
    <w:rsid w:val="00AB203C"/>
    <w:rsid w:val="00AB2BA7"/>
    <w:rsid w:val="00AB2DFE"/>
    <w:rsid w:val="00AB32E8"/>
    <w:rsid w:val="00AB485B"/>
    <w:rsid w:val="00AB4B2A"/>
    <w:rsid w:val="00AB5453"/>
    <w:rsid w:val="00AB5521"/>
    <w:rsid w:val="00AB6043"/>
    <w:rsid w:val="00AB6365"/>
    <w:rsid w:val="00AB758C"/>
    <w:rsid w:val="00AC0003"/>
    <w:rsid w:val="00AC0079"/>
    <w:rsid w:val="00AC0961"/>
    <w:rsid w:val="00AC0ABF"/>
    <w:rsid w:val="00AC0F70"/>
    <w:rsid w:val="00AC3392"/>
    <w:rsid w:val="00AC51CF"/>
    <w:rsid w:val="00AC55B6"/>
    <w:rsid w:val="00AC6BFA"/>
    <w:rsid w:val="00AC6FA5"/>
    <w:rsid w:val="00AD03F0"/>
    <w:rsid w:val="00AD1484"/>
    <w:rsid w:val="00AD2053"/>
    <w:rsid w:val="00AD238E"/>
    <w:rsid w:val="00AD374C"/>
    <w:rsid w:val="00AD3D85"/>
    <w:rsid w:val="00AD40D3"/>
    <w:rsid w:val="00AD4182"/>
    <w:rsid w:val="00AD4BF1"/>
    <w:rsid w:val="00AD4F06"/>
    <w:rsid w:val="00AD56C3"/>
    <w:rsid w:val="00AD5D76"/>
    <w:rsid w:val="00AD6455"/>
    <w:rsid w:val="00AD679D"/>
    <w:rsid w:val="00AD7162"/>
    <w:rsid w:val="00AD7D26"/>
    <w:rsid w:val="00AD7F36"/>
    <w:rsid w:val="00AE055F"/>
    <w:rsid w:val="00AE0B89"/>
    <w:rsid w:val="00AE1025"/>
    <w:rsid w:val="00AE18E9"/>
    <w:rsid w:val="00AE1E38"/>
    <w:rsid w:val="00AE2F4F"/>
    <w:rsid w:val="00AE3097"/>
    <w:rsid w:val="00AE320B"/>
    <w:rsid w:val="00AE3A92"/>
    <w:rsid w:val="00AE46E0"/>
    <w:rsid w:val="00AE4C7B"/>
    <w:rsid w:val="00AE55D6"/>
    <w:rsid w:val="00AE61DA"/>
    <w:rsid w:val="00AE6531"/>
    <w:rsid w:val="00AE6B48"/>
    <w:rsid w:val="00AE769E"/>
    <w:rsid w:val="00AE779D"/>
    <w:rsid w:val="00AE7DB8"/>
    <w:rsid w:val="00AF0AF3"/>
    <w:rsid w:val="00AF1274"/>
    <w:rsid w:val="00AF160E"/>
    <w:rsid w:val="00AF1C66"/>
    <w:rsid w:val="00AF2210"/>
    <w:rsid w:val="00AF38A6"/>
    <w:rsid w:val="00AF3A68"/>
    <w:rsid w:val="00AF3AB1"/>
    <w:rsid w:val="00AF4A0C"/>
    <w:rsid w:val="00AF4FCC"/>
    <w:rsid w:val="00AF53E2"/>
    <w:rsid w:val="00AF7021"/>
    <w:rsid w:val="00AF7866"/>
    <w:rsid w:val="00B003C6"/>
    <w:rsid w:val="00B011B1"/>
    <w:rsid w:val="00B019EE"/>
    <w:rsid w:val="00B01B9F"/>
    <w:rsid w:val="00B01CA7"/>
    <w:rsid w:val="00B02C06"/>
    <w:rsid w:val="00B02DB9"/>
    <w:rsid w:val="00B035E7"/>
    <w:rsid w:val="00B03729"/>
    <w:rsid w:val="00B04DF1"/>
    <w:rsid w:val="00B060ED"/>
    <w:rsid w:val="00B064C3"/>
    <w:rsid w:val="00B066A1"/>
    <w:rsid w:val="00B07B4F"/>
    <w:rsid w:val="00B07C6C"/>
    <w:rsid w:val="00B07CBA"/>
    <w:rsid w:val="00B07D5C"/>
    <w:rsid w:val="00B07FA6"/>
    <w:rsid w:val="00B10428"/>
    <w:rsid w:val="00B11808"/>
    <w:rsid w:val="00B11AA8"/>
    <w:rsid w:val="00B12342"/>
    <w:rsid w:val="00B12CB1"/>
    <w:rsid w:val="00B14AB8"/>
    <w:rsid w:val="00B179FC"/>
    <w:rsid w:val="00B2067F"/>
    <w:rsid w:val="00B213D0"/>
    <w:rsid w:val="00B2145F"/>
    <w:rsid w:val="00B225E4"/>
    <w:rsid w:val="00B2334B"/>
    <w:rsid w:val="00B24A7A"/>
    <w:rsid w:val="00B2550C"/>
    <w:rsid w:val="00B25852"/>
    <w:rsid w:val="00B25B96"/>
    <w:rsid w:val="00B25ED1"/>
    <w:rsid w:val="00B25FE3"/>
    <w:rsid w:val="00B26101"/>
    <w:rsid w:val="00B26273"/>
    <w:rsid w:val="00B2627F"/>
    <w:rsid w:val="00B27314"/>
    <w:rsid w:val="00B27893"/>
    <w:rsid w:val="00B2794A"/>
    <w:rsid w:val="00B302E4"/>
    <w:rsid w:val="00B30E0E"/>
    <w:rsid w:val="00B30EBC"/>
    <w:rsid w:val="00B31501"/>
    <w:rsid w:val="00B3192D"/>
    <w:rsid w:val="00B3193D"/>
    <w:rsid w:val="00B33A9B"/>
    <w:rsid w:val="00B33DE5"/>
    <w:rsid w:val="00B349E7"/>
    <w:rsid w:val="00B36A7C"/>
    <w:rsid w:val="00B37CAE"/>
    <w:rsid w:val="00B41A6E"/>
    <w:rsid w:val="00B43A3B"/>
    <w:rsid w:val="00B43ED0"/>
    <w:rsid w:val="00B444E6"/>
    <w:rsid w:val="00B461E0"/>
    <w:rsid w:val="00B463B5"/>
    <w:rsid w:val="00B470BC"/>
    <w:rsid w:val="00B47770"/>
    <w:rsid w:val="00B47883"/>
    <w:rsid w:val="00B4797E"/>
    <w:rsid w:val="00B47A8E"/>
    <w:rsid w:val="00B47B4A"/>
    <w:rsid w:val="00B47BD0"/>
    <w:rsid w:val="00B47C22"/>
    <w:rsid w:val="00B51D3D"/>
    <w:rsid w:val="00B52915"/>
    <w:rsid w:val="00B52FC1"/>
    <w:rsid w:val="00B53717"/>
    <w:rsid w:val="00B538D3"/>
    <w:rsid w:val="00B53A14"/>
    <w:rsid w:val="00B53DD8"/>
    <w:rsid w:val="00B550EF"/>
    <w:rsid w:val="00B55398"/>
    <w:rsid w:val="00B5670E"/>
    <w:rsid w:val="00B56CFE"/>
    <w:rsid w:val="00B60C42"/>
    <w:rsid w:val="00B62C82"/>
    <w:rsid w:val="00B6354A"/>
    <w:rsid w:val="00B63C24"/>
    <w:rsid w:val="00B63D0F"/>
    <w:rsid w:val="00B63FF2"/>
    <w:rsid w:val="00B64BD1"/>
    <w:rsid w:val="00B64BDC"/>
    <w:rsid w:val="00B64CF5"/>
    <w:rsid w:val="00B64CF6"/>
    <w:rsid w:val="00B64DD8"/>
    <w:rsid w:val="00B65484"/>
    <w:rsid w:val="00B65CBF"/>
    <w:rsid w:val="00B65D2B"/>
    <w:rsid w:val="00B663C5"/>
    <w:rsid w:val="00B67031"/>
    <w:rsid w:val="00B67146"/>
    <w:rsid w:val="00B70FDE"/>
    <w:rsid w:val="00B71584"/>
    <w:rsid w:val="00B72527"/>
    <w:rsid w:val="00B727D0"/>
    <w:rsid w:val="00B72999"/>
    <w:rsid w:val="00B72E12"/>
    <w:rsid w:val="00B7338E"/>
    <w:rsid w:val="00B735E0"/>
    <w:rsid w:val="00B7371B"/>
    <w:rsid w:val="00B73C43"/>
    <w:rsid w:val="00B73EB8"/>
    <w:rsid w:val="00B74667"/>
    <w:rsid w:val="00B74FFC"/>
    <w:rsid w:val="00B757C5"/>
    <w:rsid w:val="00B75983"/>
    <w:rsid w:val="00B76EB2"/>
    <w:rsid w:val="00B77642"/>
    <w:rsid w:val="00B80160"/>
    <w:rsid w:val="00B806F5"/>
    <w:rsid w:val="00B80981"/>
    <w:rsid w:val="00B814B3"/>
    <w:rsid w:val="00B82320"/>
    <w:rsid w:val="00B826BB"/>
    <w:rsid w:val="00B832DD"/>
    <w:rsid w:val="00B83767"/>
    <w:rsid w:val="00B8439C"/>
    <w:rsid w:val="00B8499A"/>
    <w:rsid w:val="00B8566F"/>
    <w:rsid w:val="00B85B81"/>
    <w:rsid w:val="00B85DFD"/>
    <w:rsid w:val="00B86519"/>
    <w:rsid w:val="00B87C09"/>
    <w:rsid w:val="00B90EC4"/>
    <w:rsid w:val="00B931B4"/>
    <w:rsid w:val="00B933A7"/>
    <w:rsid w:val="00B94831"/>
    <w:rsid w:val="00B94BB6"/>
    <w:rsid w:val="00B95B64"/>
    <w:rsid w:val="00B95CD0"/>
    <w:rsid w:val="00B965E3"/>
    <w:rsid w:val="00B96E8D"/>
    <w:rsid w:val="00B97218"/>
    <w:rsid w:val="00BA0542"/>
    <w:rsid w:val="00BA0B54"/>
    <w:rsid w:val="00BA100F"/>
    <w:rsid w:val="00BA1F3E"/>
    <w:rsid w:val="00BA2EE4"/>
    <w:rsid w:val="00BA4BE0"/>
    <w:rsid w:val="00BA4E64"/>
    <w:rsid w:val="00BA51B2"/>
    <w:rsid w:val="00BA64D8"/>
    <w:rsid w:val="00BA6B1F"/>
    <w:rsid w:val="00BA7666"/>
    <w:rsid w:val="00BB05AB"/>
    <w:rsid w:val="00BB0B19"/>
    <w:rsid w:val="00BB0FAD"/>
    <w:rsid w:val="00BB153B"/>
    <w:rsid w:val="00BB1BE0"/>
    <w:rsid w:val="00BB24D7"/>
    <w:rsid w:val="00BB2893"/>
    <w:rsid w:val="00BB383D"/>
    <w:rsid w:val="00BB3F33"/>
    <w:rsid w:val="00BB4D5D"/>
    <w:rsid w:val="00BB52ED"/>
    <w:rsid w:val="00BB5D9B"/>
    <w:rsid w:val="00BB62DC"/>
    <w:rsid w:val="00BB62E9"/>
    <w:rsid w:val="00BB709B"/>
    <w:rsid w:val="00BB7380"/>
    <w:rsid w:val="00BC146D"/>
    <w:rsid w:val="00BC25C9"/>
    <w:rsid w:val="00BC27C6"/>
    <w:rsid w:val="00BC2A22"/>
    <w:rsid w:val="00BC4280"/>
    <w:rsid w:val="00BC4A68"/>
    <w:rsid w:val="00BC4C7F"/>
    <w:rsid w:val="00BC583F"/>
    <w:rsid w:val="00BC7AD2"/>
    <w:rsid w:val="00BC7AE8"/>
    <w:rsid w:val="00BC7C84"/>
    <w:rsid w:val="00BD0709"/>
    <w:rsid w:val="00BD1AAA"/>
    <w:rsid w:val="00BD1E23"/>
    <w:rsid w:val="00BD2785"/>
    <w:rsid w:val="00BD2D69"/>
    <w:rsid w:val="00BD2EC1"/>
    <w:rsid w:val="00BD36F9"/>
    <w:rsid w:val="00BD3E8E"/>
    <w:rsid w:val="00BD4426"/>
    <w:rsid w:val="00BD4E3F"/>
    <w:rsid w:val="00BD4FC3"/>
    <w:rsid w:val="00BD50D5"/>
    <w:rsid w:val="00BD5376"/>
    <w:rsid w:val="00BD5EB3"/>
    <w:rsid w:val="00BD6315"/>
    <w:rsid w:val="00BD6E2F"/>
    <w:rsid w:val="00BD7C7E"/>
    <w:rsid w:val="00BD7E79"/>
    <w:rsid w:val="00BE0BB4"/>
    <w:rsid w:val="00BE0BE1"/>
    <w:rsid w:val="00BE0F69"/>
    <w:rsid w:val="00BE15C4"/>
    <w:rsid w:val="00BE1865"/>
    <w:rsid w:val="00BE191F"/>
    <w:rsid w:val="00BE1AC9"/>
    <w:rsid w:val="00BE1BD2"/>
    <w:rsid w:val="00BE1C42"/>
    <w:rsid w:val="00BE2100"/>
    <w:rsid w:val="00BE34BC"/>
    <w:rsid w:val="00BE4531"/>
    <w:rsid w:val="00BE590A"/>
    <w:rsid w:val="00BE6430"/>
    <w:rsid w:val="00BE6939"/>
    <w:rsid w:val="00BE6FA9"/>
    <w:rsid w:val="00BE72AF"/>
    <w:rsid w:val="00BF0751"/>
    <w:rsid w:val="00BF1333"/>
    <w:rsid w:val="00BF2380"/>
    <w:rsid w:val="00BF28F0"/>
    <w:rsid w:val="00BF29F7"/>
    <w:rsid w:val="00BF3252"/>
    <w:rsid w:val="00BF4149"/>
    <w:rsid w:val="00BF41AF"/>
    <w:rsid w:val="00BF47F6"/>
    <w:rsid w:val="00BF4C8A"/>
    <w:rsid w:val="00BF544E"/>
    <w:rsid w:val="00BF5C3B"/>
    <w:rsid w:val="00BF61B0"/>
    <w:rsid w:val="00BF6209"/>
    <w:rsid w:val="00BF65F6"/>
    <w:rsid w:val="00BF6671"/>
    <w:rsid w:val="00C00245"/>
    <w:rsid w:val="00C00BAD"/>
    <w:rsid w:val="00C00D87"/>
    <w:rsid w:val="00C0150B"/>
    <w:rsid w:val="00C015E5"/>
    <w:rsid w:val="00C01E0E"/>
    <w:rsid w:val="00C01F9F"/>
    <w:rsid w:val="00C02A14"/>
    <w:rsid w:val="00C02B3F"/>
    <w:rsid w:val="00C02C4C"/>
    <w:rsid w:val="00C0314D"/>
    <w:rsid w:val="00C03CBA"/>
    <w:rsid w:val="00C047D0"/>
    <w:rsid w:val="00C04F28"/>
    <w:rsid w:val="00C0587A"/>
    <w:rsid w:val="00C05F2F"/>
    <w:rsid w:val="00C06662"/>
    <w:rsid w:val="00C069EA"/>
    <w:rsid w:val="00C075DF"/>
    <w:rsid w:val="00C0789C"/>
    <w:rsid w:val="00C0797E"/>
    <w:rsid w:val="00C07D64"/>
    <w:rsid w:val="00C07EBB"/>
    <w:rsid w:val="00C10D90"/>
    <w:rsid w:val="00C129B3"/>
    <w:rsid w:val="00C1399A"/>
    <w:rsid w:val="00C14DFE"/>
    <w:rsid w:val="00C15A54"/>
    <w:rsid w:val="00C17303"/>
    <w:rsid w:val="00C204DD"/>
    <w:rsid w:val="00C20987"/>
    <w:rsid w:val="00C21566"/>
    <w:rsid w:val="00C2191A"/>
    <w:rsid w:val="00C21D09"/>
    <w:rsid w:val="00C21EBD"/>
    <w:rsid w:val="00C21ED9"/>
    <w:rsid w:val="00C222BA"/>
    <w:rsid w:val="00C2238D"/>
    <w:rsid w:val="00C223F0"/>
    <w:rsid w:val="00C22453"/>
    <w:rsid w:val="00C23822"/>
    <w:rsid w:val="00C23AC2"/>
    <w:rsid w:val="00C241E4"/>
    <w:rsid w:val="00C244E7"/>
    <w:rsid w:val="00C24505"/>
    <w:rsid w:val="00C24EA9"/>
    <w:rsid w:val="00C25035"/>
    <w:rsid w:val="00C252D8"/>
    <w:rsid w:val="00C26959"/>
    <w:rsid w:val="00C277DF"/>
    <w:rsid w:val="00C27DC6"/>
    <w:rsid w:val="00C30709"/>
    <w:rsid w:val="00C30C58"/>
    <w:rsid w:val="00C30DD3"/>
    <w:rsid w:val="00C3135B"/>
    <w:rsid w:val="00C32554"/>
    <w:rsid w:val="00C332AA"/>
    <w:rsid w:val="00C33D40"/>
    <w:rsid w:val="00C341E2"/>
    <w:rsid w:val="00C343A9"/>
    <w:rsid w:val="00C344A9"/>
    <w:rsid w:val="00C347B1"/>
    <w:rsid w:val="00C34B00"/>
    <w:rsid w:val="00C353E6"/>
    <w:rsid w:val="00C360F9"/>
    <w:rsid w:val="00C36752"/>
    <w:rsid w:val="00C37719"/>
    <w:rsid w:val="00C401FC"/>
    <w:rsid w:val="00C408A7"/>
    <w:rsid w:val="00C409C0"/>
    <w:rsid w:val="00C40B51"/>
    <w:rsid w:val="00C40F76"/>
    <w:rsid w:val="00C41CD0"/>
    <w:rsid w:val="00C42E4B"/>
    <w:rsid w:val="00C43776"/>
    <w:rsid w:val="00C43B0D"/>
    <w:rsid w:val="00C4465E"/>
    <w:rsid w:val="00C44AA5"/>
    <w:rsid w:val="00C46151"/>
    <w:rsid w:val="00C463F6"/>
    <w:rsid w:val="00C46F9D"/>
    <w:rsid w:val="00C4772F"/>
    <w:rsid w:val="00C50EBA"/>
    <w:rsid w:val="00C51AC2"/>
    <w:rsid w:val="00C51E3F"/>
    <w:rsid w:val="00C52922"/>
    <w:rsid w:val="00C537E7"/>
    <w:rsid w:val="00C54704"/>
    <w:rsid w:val="00C55C13"/>
    <w:rsid w:val="00C56078"/>
    <w:rsid w:val="00C5698D"/>
    <w:rsid w:val="00C56993"/>
    <w:rsid w:val="00C57932"/>
    <w:rsid w:val="00C57A69"/>
    <w:rsid w:val="00C60855"/>
    <w:rsid w:val="00C62593"/>
    <w:rsid w:val="00C62BCE"/>
    <w:rsid w:val="00C63AA8"/>
    <w:rsid w:val="00C64469"/>
    <w:rsid w:val="00C66057"/>
    <w:rsid w:val="00C66E6A"/>
    <w:rsid w:val="00C67263"/>
    <w:rsid w:val="00C7042F"/>
    <w:rsid w:val="00C70B8C"/>
    <w:rsid w:val="00C70DA2"/>
    <w:rsid w:val="00C72A3E"/>
    <w:rsid w:val="00C72F39"/>
    <w:rsid w:val="00C741A4"/>
    <w:rsid w:val="00C7469D"/>
    <w:rsid w:val="00C74B0B"/>
    <w:rsid w:val="00C74D2D"/>
    <w:rsid w:val="00C75ADC"/>
    <w:rsid w:val="00C76E4C"/>
    <w:rsid w:val="00C771B2"/>
    <w:rsid w:val="00C772E0"/>
    <w:rsid w:val="00C774D5"/>
    <w:rsid w:val="00C77F6B"/>
    <w:rsid w:val="00C803C4"/>
    <w:rsid w:val="00C804E3"/>
    <w:rsid w:val="00C806E9"/>
    <w:rsid w:val="00C8092C"/>
    <w:rsid w:val="00C80CA9"/>
    <w:rsid w:val="00C810CB"/>
    <w:rsid w:val="00C8137B"/>
    <w:rsid w:val="00C81C6D"/>
    <w:rsid w:val="00C82ECC"/>
    <w:rsid w:val="00C85D98"/>
    <w:rsid w:val="00C86A72"/>
    <w:rsid w:val="00C86C97"/>
    <w:rsid w:val="00C87274"/>
    <w:rsid w:val="00C8742E"/>
    <w:rsid w:val="00C87577"/>
    <w:rsid w:val="00C87914"/>
    <w:rsid w:val="00C87C91"/>
    <w:rsid w:val="00C907F5"/>
    <w:rsid w:val="00C90DB5"/>
    <w:rsid w:val="00C9102A"/>
    <w:rsid w:val="00C91056"/>
    <w:rsid w:val="00C911A0"/>
    <w:rsid w:val="00C9194C"/>
    <w:rsid w:val="00C91F27"/>
    <w:rsid w:val="00C920B8"/>
    <w:rsid w:val="00C9270C"/>
    <w:rsid w:val="00C92846"/>
    <w:rsid w:val="00C92C21"/>
    <w:rsid w:val="00C934F2"/>
    <w:rsid w:val="00C9388E"/>
    <w:rsid w:val="00C93CF8"/>
    <w:rsid w:val="00C94A56"/>
    <w:rsid w:val="00C965A1"/>
    <w:rsid w:val="00C9742B"/>
    <w:rsid w:val="00C97990"/>
    <w:rsid w:val="00CA008C"/>
    <w:rsid w:val="00CA2455"/>
    <w:rsid w:val="00CA364D"/>
    <w:rsid w:val="00CA3E81"/>
    <w:rsid w:val="00CA46C1"/>
    <w:rsid w:val="00CA55F9"/>
    <w:rsid w:val="00CA6660"/>
    <w:rsid w:val="00CA6BAC"/>
    <w:rsid w:val="00CB030A"/>
    <w:rsid w:val="00CB08EC"/>
    <w:rsid w:val="00CB0CAF"/>
    <w:rsid w:val="00CB16C4"/>
    <w:rsid w:val="00CB1E63"/>
    <w:rsid w:val="00CB2E55"/>
    <w:rsid w:val="00CB42FF"/>
    <w:rsid w:val="00CB4CA2"/>
    <w:rsid w:val="00CB4F15"/>
    <w:rsid w:val="00CB5619"/>
    <w:rsid w:val="00CB5EF1"/>
    <w:rsid w:val="00CC08B8"/>
    <w:rsid w:val="00CC1231"/>
    <w:rsid w:val="00CC23C8"/>
    <w:rsid w:val="00CC343D"/>
    <w:rsid w:val="00CC34DF"/>
    <w:rsid w:val="00CC3F5A"/>
    <w:rsid w:val="00CC4BC9"/>
    <w:rsid w:val="00CC58B5"/>
    <w:rsid w:val="00CC5D4A"/>
    <w:rsid w:val="00CC61CC"/>
    <w:rsid w:val="00CD0893"/>
    <w:rsid w:val="00CD13E0"/>
    <w:rsid w:val="00CD1969"/>
    <w:rsid w:val="00CD2B55"/>
    <w:rsid w:val="00CD37B7"/>
    <w:rsid w:val="00CD39E5"/>
    <w:rsid w:val="00CD3FA6"/>
    <w:rsid w:val="00CD43E3"/>
    <w:rsid w:val="00CD4736"/>
    <w:rsid w:val="00CD4972"/>
    <w:rsid w:val="00CD4FC1"/>
    <w:rsid w:val="00CD5234"/>
    <w:rsid w:val="00CD594E"/>
    <w:rsid w:val="00CD5FBB"/>
    <w:rsid w:val="00CD60DF"/>
    <w:rsid w:val="00CD6748"/>
    <w:rsid w:val="00CD6A01"/>
    <w:rsid w:val="00CD6B4E"/>
    <w:rsid w:val="00CD7043"/>
    <w:rsid w:val="00CD7937"/>
    <w:rsid w:val="00CD7A06"/>
    <w:rsid w:val="00CE1375"/>
    <w:rsid w:val="00CE137A"/>
    <w:rsid w:val="00CE2C10"/>
    <w:rsid w:val="00CE2DFB"/>
    <w:rsid w:val="00CE4ECC"/>
    <w:rsid w:val="00CE5224"/>
    <w:rsid w:val="00CE56BA"/>
    <w:rsid w:val="00CE5B7D"/>
    <w:rsid w:val="00CE6321"/>
    <w:rsid w:val="00CE6A09"/>
    <w:rsid w:val="00CE75D9"/>
    <w:rsid w:val="00CE792B"/>
    <w:rsid w:val="00CE7CB1"/>
    <w:rsid w:val="00CF0292"/>
    <w:rsid w:val="00CF03EA"/>
    <w:rsid w:val="00CF2490"/>
    <w:rsid w:val="00CF3A0F"/>
    <w:rsid w:val="00CF3CFB"/>
    <w:rsid w:val="00CF5DE7"/>
    <w:rsid w:val="00CF5E3F"/>
    <w:rsid w:val="00CF61A1"/>
    <w:rsid w:val="00CF6418"/>
    <w:rsid w:val="00CF6E61"/>
    <w:rsid w:val="00CF723D"/>
    <w:rsid w:val="00CF75F7"/>
    <w:rsid w:val="00D00082"/>
    <w:rsid w:val="00D004F3"/>
    <w:rsid w:val="00D00730"/>
    <w:rsid w:val="00D00BA7"/>
    <w:rsid w:val="00D00E11"/>
    <w:rsid w:val="00D00F9A"/>
    <w:rsid w:val="00D018AE"/>
    <w:rsid w:val="00D01959"/>
    <w:rsid w:val="00D01CCF"/>
    <w:rsid w:val="00D027C2"/>
    <w:rsid w:val="00D03056"/>
    <w:rsid w:val="00D033BD"/>
    <w:rsid w:val="00D0362D"/>
    <w:rsid w:val="00D03BAF"/>
    <w:rsid w:val="00D04935"/>
    <w:rsid w:val="00D05591"/>
    <w:rsid w:val="00D05C45"/>
    <w:rsid w:val="00D07BA7"/>
    <w:rsid w:val="00D1032B"/>
    <w:rsid w:val="00D10DE6"/>
    <w:rsid w:val="00D11153"/>
    <w:rsid w:val="00D11483"/>
    <w:rsid w:val="00D11669"/>
    <w:rsid w:val="00D11B0E"/>
    <w:rsid w:val="00D11C58"/>
    <w:rsid w:val="00D11DB8"/>
    <w:rsid w:val="00D11E56"/>
    <w:rsid w:val="00D124AD"/>
    <w:rsid w:val="00D129F6"/>
    <w:rsid w:val="00D12E8A"/>
    <w:rsid w:val="00D179BB"/>
    <w:rsid w:val="00D17D19"/>
    <w:rsid w:val="00D17D2B"/>
    <w:rsid w:val="00D17F5C"/>
    <w:rsid w:val="00D218F7"/>
    <w:rsid w:val="00D21DB1"/>
    <w:rsid w:val="00D2208D"/>
    <w:rsid w:val="00D239BF"/>
    <w:rsid w:val="00D24209"/>
    <w:rsid w:val="00D2470E"/>
    <w:rsid w:val="00D25148"/>
    <w:rsid w:val="00D2634A"/>
    <w:rsid w:val="00D268E0"/>
    <w:rsid w:val="00D273FF"/>
    <w:rsid w:val="00D30E63"/>
    <w:rsid w:val="00D325F3"/>
    <w:rsid w:val="00D3287E"/>
    <w:rsid w:val="00D32BC0"/>
    <w:rsid w:val="00D330E0"/>
    <w:rsid w:val="00D33E2D"/>
    <w:rsid w:val="00D34F88"/>
    <w:rsid w:val="00D3500C"/>
    <w:rsid w:val="00D37299"/>
    <w:rsid w:val="00D3768D"/>
    <w:rsid w:val="00D37A41"/>
    <w:rsid w:val="00D409EC"/>
    <w:rsid w:val="00D40B6C"/>
    <w:rsid w:val="00D40D16"/>
    <w:rsid w:val="00D40F88"/>
    <w:rsid w:val="00D412CF"/>
    <w:rsid w:val="00D4152F"/>
    <w:rsid w:val="00D41E0C"/>
    <w:rsid w:val="00D41FF6"/>
    <w:rsid w:val="00D421B0"/>
    <w:rsid w:val="00D42213"/>
    <w:rsid w:val="00D42EA3"/>
    <w:rsid w:val="00D43AEB"/>
    <w:rsid w:val="00D44219"/>
    <w:rsid w:val="00D4421A"/>
    <w:rsid w:val="00D443D7"/>
    <w:rsid w:val="00D4582D"/>
    <w:rsid w:val="00D45B82"/>
    <w:rsid w:val="00D502CB"/>
    <w:rsid w:val="00D50965"/>
    <w:rsid w:val="00D50B19"/>
    <w:rsid w:val="00D51985"/>
    <w:rsid w:val="00D51EBB"/>
    <w:rsid w:val="00D543EB"/>
    <w:rsid w:val="00D56C76"/>
    <w:rsid w:val="00D574CC"/>
    <w:rsid w:val="00D616BB"/>
    <w:rsid w:val="00D6191F"/>
    <w:rsid w:val="00D62036"/>
    <w:rsid w:val="00D620FC"/>
    <w:rsid w:val="00D63ACA"/>
    <w:rsid w:val="00D63D1A"/>
    <w:rsid w:val="00D63F82"/>
    <w:rsid w:val="00D64587"/>
    <w:rsid w:val="00D64D38"/>
    <w:rsid w:val="00D64EE4"/>
    <w:rsid w:val="00D6696D"/>
    <w:rsid w:val="00D72569"/>
    <w:rsid w:val="00D7376B"/>
    <w:rsid w:val="00D73954"/>
    <w:rsid w:val="00D73A07"/>
    <w:rsid w:val="00D7492A"/>
    <w:rsid w:val="00D74D14"/>
    <w:rsid w:val="00D76478"/>
    <w:rsid w:val="00D76A82"/>
    <w:rsid w:val="00D7715D"/>
    <w:rsid w:val="00D771AD"/>
    <w:rsid w:val="00D77473"/>
    <w:rsid w:val="00D777FE"/>
    <w:rsid w:val="00D77B73"/>
    <w:rsid w:val="00D82C84"/>
    <w:rsid w:val="00D84E5E"/>
    <w:rsid w:val="00D85AB4"/>
    <w:rsid w:val="00D86A09"/>
    <w:rsid w:val="00D90381"/>
    <w:rsid w:val="00D904C2"/>
    <w:rsid w:val="00D906F0"/>
    <w:rsid w:val="00D91022"/>
    <w:rsid w:val="00D91418"/>
    <w:rsid w:val="00D91A5A"/>
    <w:rsid w:val="00D926ED"/>
    <w:rsid w:val="00D9284C"/>
    <w:rsid w:val="00D92BA7"/>
    <w:rsid w:val="00D92BB8"/>
    <w:rsid w:val="00D92FF3"/>
    <w:rsid w:val="00D93068"/>
    <w:rsid w:val="00D9405E"/>
    <w:rsid w:val="00D94115"/>
    <w:rsid w:val="00D945D2"/>
    <w:rsid w:val="00D953B4"/>
    <w:rsid w:val="00D9671A"/>
    <w:rsid w:val="00D9672A"/>
    <w:rsid w:val="00D96D5F"/>
    <w:rsid w:val="00D9796F"/>
    <w:rsid w:val="00DA0193"/>
    <w:rsid w:val="00DA0540"/>
    <w:rsid w:val="00DA071D"/>
    <w:rsid w:val="00DA1956"/>
    <w:rsid w:val="00DA2615"/>
    <w:rsid w:val="00DA2735"/>
    <w:rsid w:val="00DA3720"/>
    <w:rsid w:val="00DA3913"/>
    <w:rsid w:val="00DA3D2A"/>
    <w:rsid w:val="00DA46C3"/>
    <w:rsid w:val="00DA5221"/>
    <w:rsid w:val="00DA6059"/>
    <w:rsid w:val="00DA62C7"/>
    <w:rsid w:val="00DA639F"/>
    <w:rsid w:val="00DA6424"/>
    <w:rsid w:val="00DA65C5"/>
    <w:rsid w:val="00DA6BAA"/>
    <w:rsid w:val="00DB0EAF"/>
    <w:rsid w:val="00DB203D"/>
    <w:rsid w:val="00DB487C"/>
    <w:rsid w:val="00DB5213"/>
    <w:rsid w:val="00DB55AF"/>
    <w:rsid w:val="00DB5871"/>
    <w:rsid w:val="00DB5C16"/>
    <w:rsid w:val="00DB779C"/>
    <w:rsid w:val="00DC15BE"/>
    <w:rsid w:val="00DC1863"/>
    <w:rsid w:val="00DC1E2F"/>
    <w:rsid w:val="00DC22D8"/>
    <w:rsid w:val="00DC2937"/>
    <w:rsid w:val="00DC2BF5"/>
    <w:rsid w:val="00DC3F15"/>
    <w:rsid w:val="00DC489D"/>
    <w:rsid w:val="00DC5434"/>
    <w:rsid w:val="00DC591C"/>
    <w:rsid w:val="00DC6E3C"/>
    <w:rsid w:val="00DC7060"/>
    <w:rsid w:val="00DC740F"/>
    <w:rsid w:val="00DC7454"/>
    <w:rsid w:val="00DC74C9"/>
    <w:rsid w:val="00DD001F"/>
    <w:rsid w:val="00DD0330"/>
    <w:rsid w:val="00DD0A45"/>
    <w:rsid w:val="00DD11D7"/>
    <w:rsid w:val="00DD2547"/>
    <w:rsid w:val="00DD30BE"/>
    <w:rsid w:val="00DD38F7"/>
    <w:rsid w:val="00DD52D0"/>
    <w:rsid w:val="00DD59FF"/>
    <w:rsid w:val="00DD5F4F"/>
    <w:rsid w:val="00DD63CF"/>
    <w:rsid w:val="00DD6928"/>
    <w:rsid w:val="00DD7ACC"/>
    <w:rsid w:val="00DD7DF3"/>
    <w:rsid w:val="00DD7F89"/>
    <w:rsid w:val="00DE0D32"/>
    <w:rsid w:val="00DE15C7"/>
    <w:rsid w:val="00DE1672"/>
    <w:rsid w:val="00DE1B7D"/>
    <w:rsid w:val="00DE2274"/>
    <w:rsid w:val="00DE3575"/>
    <w:rsid w:val="00DE3D1E"/>
    <w:rsid w:val="00DE4CDE"/>
    <w:rsid w:val="00DE4E62"/>
    <w:rsid w:val="00DE5D32"/>
    <w:rsid w:val="00DE68C9"/>
    <w:rsid w:val="00DE79B9"/>
    <w:rsid w:val="00DF043F"/>
    <w:rsid w:val="00DF0584"/>
    <w:rsid w:val="00DF0ABD"/>
    <w:rsid w:val="00DF2C95"/>
    <w:rsid w:val="00DF3BAF"/>
    <w:rsid w:val="00DF47DF"/>
    <w:rsid w:val="00DF505A"/>
    <w:rsid w:val="00DF5405"/>
    <w:rsid w:val="00DF5F60"/>
    <w:rsid w:val="00DF68E5"/>
    <w:rsid w:val="00DF77CC"/>
    <w:rsid w:val="00DF7A7C"/>
    <w:rsid w:val="00E0002A"/>
    <w:rsid w:val="00E01117"/>
    <w:rsid w:val="00E013DC"/>
    <w:rsid w:val="00E0190C"/>
    <w:rsid w:val="00E023D6"/>
    <w:rsid w:val="00E02EB6"/>
    <w:rsid w:val="00E03372"/>
    <w:rsid w:val="00E04315"/>
    <w:rsid w:val="00E04D0E"/>
    <w:rsid w:val="00E05538"/>
    <w:rsid w:val="00E05B91"/>
    <w:rsid w:val="00E05DA9"/>
    <w:rsid w:val="00E060F0"/>
    <w:rsid w:val="00E06D12"/>
    <w:rsid w:val="00E1249E"/>
    <w:rsid w:val="00E14940"/>
    <w:rsid w:val="00E15FB4"/>
    <w:rsid w:val="00E16CF3"/>
    <w:rsid w:val="00E16E60"/>
    <w:rsid w:val="00E16F52"/>
    <w:rsid w:val="00E1705B"/>
    <w:rsid w:val="00E202FE"/>
    <w:rsid w:val="00E208A4"/>
    <w:rsid w:val="00E20BBE"/>
    <w:rsid w:val="00E2150D"/>
    <w:rsid w:val="00E2153C"/>
    <w:rsid w:val="00E21E31"/>
    <w:rsid w:val="00E2383D"/>
    <w:rsid w:val="00E240FC"/>
    <w:rsid w:val="00E254E5"/>
    <w:rsid w:val="00E264FA"/>
    <w:rsid w:val="00E26A73"/>
    <w:rsid w:val="00E30894"/>
    <w:rsid w:val="00E318CC"/>
    <w:rsid w:val="00E31E6E"/>
    <w:rsid w:val="00E32277"/>
    <w:rsid w:val="00E32371"/>
    <w:rsid w:val="00E33C03"/>
    <w:rsid w:val="00E344C0"/>
    <w:rsid w:val="00E34844"/>
    <w:rsid w:val="00E3487C"/>
    <w:rsid w:val="00E348D4"/>
    <w:rsid w:val="00E355B5"/>
    <w:rsid w:val="00E36311"/>
    <w:rsid w:val="00E364E8"/>
    <w:rsid w:val="00E36AEC"/>
    <w:rsid w:val="00E36CEB"/>
    <w:rsid w:val="00E3748E"/>
    <w:rsid w:val="00E377A6"/>
    <w:rsid w:val="00E377FD"/>
    <w:rsid w:val="00E4012E"/>
    <w:rsid w:val="00E42951"/>
    <w:rsid w:val="00E42DB3"/>
    <w:rsid w:val="00E43087"/>
    <w:rsid w:val="00E43254"/>
    <w:rsid w:val="00E432A4"/>
    <w:rsid w:val="00E435B4"/>
    <w:rsid w:val="00E45993"/>
    <w:rsid w:val="00E459C0"/>
    <w:rsid w:val="00E45D87"/>
    <w:rsid w:val="00E463F6"/>
    <w:rsid w:val="00E4670D"/>
    <w:rsid w:val="00E47789"/>
    <w:rsid w:val="00E50139"/>
    <w:rsid w:val="00E5102E"/>
    <w:rsid w:val="00E5123F"/>
    <w:rsid w:val="00E51298"/>
    <w:rsid w:val="00E513D1"/>
    <w:rsid w:val="00E52911"/>
    <w:rsid w:val="00E54006"/>
    <w:rsid w:val="00E54562"/>
    <w:rsid w:val="00E5522F"/>
    <w:rsid w:val="00E560D0"/>
    <w:rsid w:val="00E56C5E"/>
    <w:rsid w:val="00E60CBC"/>
    <w:rsid w:val="00E61615"/>
    <w:rsid w:val="00E618B0"/>
    <w:rsid w:val="00E62218"/>
    <w:rsid w:val="00E62541"/>
    <w:rsid w:val="00E62A49"/>
    <w:rsid w:val="00E63F92"/>
    <w:rsid w:val="00E64611"/>
    <w:rsid w:val="00E65DC6"/>
    <w:rsid w:val="00E65F2B"/>
    <w:rsid w:val="00E66460"/>
    <w:rsid w:val="00E66DFA"/>
    <w:rsid w:val="00E674E4"/>
    <w:rsid w:val="00E67734"/>
    <w:rsid w:val="00E67D35"/>
    <w:rsid w:val="00E67F2B"/>
    <w:rsid w:val="00E67FF4"/>
    <w:rsid w:val="00E70298"/>
    <w:rsid w:val="00E705A6"/>
    <w:rsid w:val="00E708E9"/>
    <w:rsid w:val="00E708F6"/>
    <w:rsid w:val="00E70E8E"/>
    <w:rsid w:val="00E710C9"/>
    <w:rsid w:val="00E7182B"/>
    <w:rsid w:val="00E71C9E"/>
    <w:rsid w:val="00E72440"/>
    <w:rsid w:val="00E72BEF"/>
    <w:rsid w:val="00E72EEB"/>
    <w:rsid w:val="00E741C1"/>
    <w:rsid w:val="00E74EB8"/>
    <w:rsid w:val="00E7592C"/>
    <w:rsid w:val="00E75BF0"/>
    <w:rsid w:val="00E76A2B"/>
    <w:rsid w:val="00E76EBC"/>
    <w:rsid w:val="00E80305"/>
    <w:rsid w:val="00E81AD3"/>
    <w:rsid w:val="00E832A8"/>
    <w:rsid w:val="00E8362A"/>
    <w:rsid w:val="00E83DD1"/>
    <w:rsid w:val="00E8412F"/>
    <w:rsid w:val="00E84350"/>
    <w:rsid w:val="00E84EED"/>
    <w:rsid w:val="00E85B92"/>
    <w:rsid w:val="00E86C78"/>
    <w:rsid w:val="00E86DFE"/>
    <w:rsid w:val="00E87139"/>
    <w:rsid w:val="00E87AE1"/>
    <w:rsid w:val="00E90448"/>
    <w:rsid w:val="00E90497"/>
    <w:rsid w:val="00E91705"/>
    <w:rsid w:val="00E92231"/>
    <w:rsid w:val="00E9227A"/>
    <w:rsid w:val="00E93097"/>
    <w:rsid w:val="00E94661"/>
    <w:rsid w:val="00E94B3E"/>
    <w:rsid w:val="00E97DE5"/>
    <w:rsid w:val="00EA0DE4"/>
    <w:rsid w:val="00EA0E13"/>
    <w:rsid w:val="00EA0FB4"/>
    <w:rsid w:val="00EA19A1"/>
    <w:rsid w:val="00EA2368"/>
    <w:rsid w:val="00EA30E4"/>
    <w:rsid w:val="00EA34E3"/>
    <w:rsid w:val="00EA3670"/>
    <w:rsid w:val="00EA3AA0"/>
    <w:rsid w:val="00EA3BDD"/>
    <w:rsid w:val="00EA45EA"/>
    <w:rsid w:val="00EA6FD2"/>
    <w:rsid w:val="00EA794C"/>
    <w:rsid w:val="00EB03E7"/>
    <w:rsid w:val="00EB0C0D"/>
    <w:rsid w:val="00EB0C4C"/>
    <w:rsid w:val="00EB181E"/>
    <w:rsid w:val="00EB214B"/>
    <w:rsid w:val="00EB2885"/>
    <w:rsid w:val="00EB2DE5"/>
    <w:rsid w:val="00EB330C"/>
    <w:rsid w:val="00EB3433"/>
    <w:rsid w:val="00EB3BF5"/>
    <w:rsid w:val="00EB42FF"/>
    <w:rsid w:val="00EB4D64"/>
    <w:rsid w:val="00EB588C"/>
    <w:rsid w:val="00EB5BB4"/>
    <w:rsid w:val="00EB5E8E"/>
    <w:rsid w:val="00EB669E"/>
    <w:rsid w:val="00EB742C"/>
    <w:rsid w:val="00EB77C8"/>
    <w:rsid w:val="00EC1D8D"/>
    <w:rsid w:val="00EC2448"/>
    <w:rsid w:val="00EC3EF0"/>
    <w:rsid w:val="00EC5135"/>
    <w:rsid w:val="00EC616F"/>
    <w:rsid w:val="00EC6951"/>
    <w:rsid w:val="00EC7020"/>
    <w:rsid w:val="00EC78CB"/>
    <w:rsid w:val="00EC7C58"/>
    <w:rsid w:val="00ED04D3"/>
    <w:rsid w:val="00ED284F"/>
    <w:rsid w:val="00ED2EB7"/>
    <w:rsid w:val="00ED3B77"/>
    <w:rsid w:val="00ED442E"/>
    <w:rsid w:val="00ED4D7E"/>
    <w:rsid w:val="00ED4F0B"/>
    <w:rsid w:val="00ED5035"/>
    <w:rsid w:val="00ED542F"/>
    <w:rsid w:val="00ED55C6"/>
    <w:rsid w:val="00ED5811"/>
    <w:rsid w:val="00ED59F0"/>
    <w:rsid w:val="00ED5BBA"/>
    <w:rsid w:val="00ED643C"/>
    <w:rsid w:val="00ED7B06"/>
    <w:rsid w:val="00EE0FB2"/>
    <w:rsid w:val="00EE1820"/>
    <w:rsid w:val="00EE2333"/>
    <w:rsid w:val="00EE23FC"/>
    <w:rsid w:val="00EE24B3"/>
    <w:rsid w:val="00EE2B2B"/>
    <w:rsid w:val="00EE31EB"/>
    <w:rsid w:val="00EE325F"/>
    <w:rsid w:val="00EE32F4"/>
    <w:rsid w:val="00EE3BA8"/>
    <w:rsid w:val="00EE3F85"/>
    <w:rsid w:val="00EE3F9A"/>
    <w:rsid w:val="00EE4201"/>
    <w:rsid w:val="00EE50D7"/>
    <w:rsid w:val="00EE5DAF"/>
    <w:rsid w:val="00EF085C"/>
    <w:rsid w:val="00EF0A55"/>
    <w:rsid w:val="00EF0CFB"/>
    <w:rsid w:val="00EF26EB"/>
    <w:rsid w:val="00EF2DCF"/>
    <w:rsid w:val="00EF4D8B"/>
    <w:rsid w:val="00EF4E04"/>
    <w:rsid w:val="00EF4F4A"/>
    <w:rsid w:val="00EF52F6"/>
    <w:rsid w:val="00EF5D73"/>
    <w:rsid w:val="00EF5DA5"/>
    <w:rsid w:val="00EF608C"/>
    <w:rsid w:val="00EF61AA"/>
    <w:rsid w:val="00EF6750"/>
    <w:rsid w:val="00EF7E12"/>
    <w:rsid w:val="00F003B1"/>
    <w:rsid w:val="00F00AB8"/>
    <w:rsid w:val="00F0147D"/>
    <w:rsid w:val="00F027AC"/>
    <w:rsid w:val="00F02E48"/>
    <w:rsid w:val="00F03444"/>
    <w:rsid w:val="00F0349C"/>
    <w:rsid w:val="00F04F13"/>
    <w:rsid w:val="00F053A4"/>
    <w:rsid w:val="00F05E4D"/>
    <w:rsid w:val="00F06386"/>
    <w:rsid w:val="00F06B49"/>
    <w:rsid w:val="00F07FA8"/>
    <w:rsid w:val="00F10751"/>
    <w:rsid w:val="00F10B9C"/>
    <w:rsid w:val="00F10CEB"/>
    <w:rsid w:val="00F12771"/>
    <w:rsid w:val="00F12C29"/>
    <w:rsid w:val="00F13285"/>
    <w:rsid w:val="00F134E5"/>
    <w:rsid w:val="00F1543E"/>
    <w:rsid w:val="00F159F8"/>
    <w:rsid w:val="00F1624E"/>
    <w:rsid w:val="00F16523"/>
    <w:rsid w:val="00F1728C"/>
    <w:rsid w:val="00F17764"/>
    <w:rsid w:val="00F17C5C"/>
    <w:rsid w:val="00F20A44"/>
    <w:rsid w:val="00F24CAD"/>
    <w:rsid w:val="00F2522F"/>
    <w:rsid w:val="00F2535D"/>
    <w:rsid w:val="00F2551E"/>
    <w:rsid w:val="00F26071"/>
    <w:rsid w:val="00F2634C"/>
    <w:rsid w:val="00F26BFD"/>
    <w:rsid w:val="00F26F4B"/>
    <w:rsid w:val="00F2716C"/>
    <w:rsid w:val="00F2758E"/>
    <w:rsid w:val="00F27900"/>
    <w:rsid w:val="00F27D76"/>
    <w:rsid w:val="00F27EA1"/>
    <w:rsid w:val="00F30420"/>
    <w:rsid w:val="00F30446"/>
    <w:rsid w:val="00F30841"/>
    <w:rsid w:val="00F30D00"/>
    <w:rsid w:val="00F318FC"/>
    <w:rsid w:val="00F32712"/>
    <w:rsid w:val="00F32C3B"/>
    <w:rsid w:val="00F33BC5"/>
    <w:rsid w:val="00F33FF8"/>
    <w:rsid w:val="00F34ECA"/>
    <w:rsid w:val="00F352FB"/>
    <w:rsid w:val="00F35F73"/>
    <w:rsid w:val="00F3666A"/>
    <w:rsid w:val="00F366F4"/>
    <w:rsid w:val="00F40AF9"/>
    <w:rsid w:val="00F40D4F"/>
    <w:rsid w:val="00F429E0"/>
    <w:rsid w:val="00F43BE5"/>
    <w:rsid w:val="00F43BEF"/>
    <w:rsid w:val="00F446A1"/>
    <w:rsid w:val="00F44987"/>
    <w:rsid w:val="00F45A20"/>
    <w:rsid w:val="00F45EDA"/>
    <w:rsid w:val="00F460AD"/>
    <w:rsid w:val="00F4672B"/>
    <w:rsid w:val="00F47376"/>
    <w:rsid w:val="00F477E0"/>
    <w:rsid w:val="00F54012"/>
    <w:rsid w:val="00F5467A"/>
    <w:rsid w:val="00F546F5"/>
    <w:rsid w:val="00F5538F"/>
    <w:rsid w:val="00F5593A"/>
    <w:rsid w:val="00F55DD7"/>
    <w:rsid w:val="00F56A94"/>
    <w:rsid w:val="00F570FD"/>
    <w:rsid w:val="00F602DF"/>
    <w:rsid w:val="00F615AF"/>
    <w:rsid w:val="00F61EBD"/>
    <w:rsid w:val="00F63AE7"/>
    <w:rsid w:val="00F641C9"/>
    <w:rsid w:val="00F64374"/>
    <w:rsid w:val="00F6495C"/>
    <w:rsid w:val="00F64ABE"/>
    <w:rsid w:val="00F64BA8"/>
    <w:rsid w:val="00F64CC2"/>
    <w:rsid w:val="00F65013"/>
    <w:rsid w:val="00F65B6E"/>
    <w:rsid w:val="00F666B2"/>
    <w:rsid w:val="00F6751C"/>
    <w:rsid w:val="00F70D9E"/>
    <w:rsid w:val="00F70EEF"/>
    <w:rsid w:val="00F7135E"/>
    <w:rsid w:val="00F71393"/>
    <w:rsid w:val="00F713A1"/>
    <w:rsid w:val="00F738E9"/>
    <w:rsid w:val="00F7403A"/>
    <w:rsid w:val="00F74352"/>
    <w:rsid w:val="00F74518"/>
    <w:rsid w:val="00F74580"/>
    <w:rsid w:val="00F74A35"/>
    <w:rsid w:val="00F75106"/>
    <w:rsid w:val="00F75116"/>
    <w:rsid w:val="00F75DC2"/>
    <w:rsid w:val="00F768E5"/>
    <w:rsid w:val="00F77021"/>
    <w:rsid w:val="00F774DF"/>
    <w:rsid w:val="00F774E0"/>
    <w:rsid w:val="00F775C8"/>
    <w:rsid w:val="00F804A4"/>
    <w:rsid w:val="00F80C89"/>
    <w:rsid w:val="00F80CED"/>
    <w:rsid w:val="00F8108E"/>
    <w:rsid w:val="00F814E2"/>
    <w:rsid w:val="00F817AC"/>
    <w:rsid w:val="00F8227A"/>
    <w:rsid w:val="00F82321"/>
    <w:rsid w:val="00F82DB5"/>
    <w:rsid w:val="00F8585E"/>
    <w:rsid w:val="00F86905"/>
    <w:rsid w:val="00F870B0"/>
    <w:rsid w:val="00F87534"/>
    <w:rsid w:val="00F87917"/>
    <w:rsid w:val="00F87E4B"/>
    <w:rsid w:val="00F9118A"/>
    <w:rsid w:val="00F9120A"/>
    <w:rsid w:val="00F91D0C"/>
    <w:rsid w:val="00F9359B"/>
    <w:rsid w:val="00F93AC2"/>
    <w:rsid w:val="00F948DB"/>
    <w:rsid w:val="00F94FAA"/>
    <w:rsid w:val="00F951AD"/>
    <w:rsid w:val="00F954BD"/>
    <w:rsid w:val="00F95AC1"/>
    <w:rsid w:val="00F96118"/>
    <w:rsid w:val="00F964F0"/>
    <w:rsid w:val="00F97026"/>
    <w:rsid w:val="00F97E07"/>
    <w:rsid w:val="00FA0C91"/>
    <w:rsid w:val="00FA0D17"/>
    <w:rsid w:val="00FA0EFF"/>
    <w:rsid w:val="00FA13E6"/>
    <w:rsid w:val="00FA1498"/>
    <w:rsid w:val="00FA1A51"/>
    <w:rsid w:val="00FA1CCE"/>
    <w:rsid w:val="00FA1F28"/>
    <w:rsid w:val="00FA3AC5"/>
    <w:rsid w:val="00FA3F9C"/>
    <w:rsid w:val="00FA5AE2"/>
    <w:rsid w:val="00FA6FCF"/>
    <w:rsid w:val="00FB25DD"/>
    <w:rsid w:val="00FB2645"/>
    <w:rsid w:val="00FB3434"/>
    <w:rsid w:val="00FB3672"/>
    <w:rsid w:val="00FB3D28"/>
    <w:rsid w:val="00FB4939"/>
    <w:rsid w:val="00FB4E98"/>
    <w:rsid w:val="00FB5CC9"/>
    <w:rsid w:val="00FB65D5"/>
    <w:rsid w:val="00FB6904"/>
    <w:rsid w:val="00FB712F"/>
    <w:rsid w:val="00FC0673"/>
    <w:rsid w:val="00FC0CED"/>
    <w:rsid w:val="00FC0E3E"/>
    <w:rsid w:val="00FC11E9"/>
    <w:rsid w:val="00FC2B2A"/>
    <w:rsid w:val="00FC2EC3"/>
    <w:rsid w:val="00FC528B"/>
    <w:rsid w:val="00FC5538"/>
    <w:rsid w:val="00FC5A7C"/>
    <w:rsid w:val="00FC70B3"/>
    <w:rsid w:val="00FC7E81"/>
    <w:rsid w:val="00FD04D8"/>
    <w:rsid w:val="00FD0603"/>
    <w:rsid w:val="00FD06C7"/>
    <w:rsid w:val="00FD0BD4"/>
    <w:rsid w:val="00FD0D86"/>
    <w:rsid w:val="00FD2418"/>
    <w:rsid w:val="00FD24DD"/>
    <w:rsid w:val="00FD2899"/>
    <w:rsid w:val="00FD2BEE"/>
    <w:rsid w:val="00FD332B"/>
    <w:rsid w:val="00FD3B60"/>
    <w:rsid w:val="00FD3C80"/>
    <w:rsid w:val="00FD5155"/>
    <w:rsid w:val="00FD543E"/>
    <w:rsid w:val="00FD6AB0"/>
    <w:rsid w:val="00FE0234"/>
    <w:rsid w:val="00FE2136"/>
    <w:rsid w:val="00FE2537"/>
    <w:rsid w:val="00FE26C1"/>
    <w:rsid w:val="00FE303E"/>
    <w:rsid w:val="00FE3B18"/>
    <w:rsid w:val="00FE3C87"/>
    <w:rsid w:val="00FE3FFF"/>
    <w:rsid w:val="00FE5617"/>
    <w:rsid w:val="00FE5CA0"/>
    <w:rsid w:val="00FE6098"/>
    <w:rsid w:val="00FE705E"/>
    <w:rsid w:val="00FE7627"/>
    <w:rsid w:val="00FE7CED"/>
    <w:rsid w:val="00FF00D9"/>
    <w:rsid w:val="00FF0B84"/>
    <w:rsid w:val="00FF0C62"/>
    <w:rsid w:val="00FF1E0E"/>
    <w:rsid w:val="00FF1EB9"/>
    <w:rsid w:val="00FF27DE"/>
    <w:rsid w:val="00FF286A"/>
    <w:rsid w:val="00FF2A0C"/>
    <w:rsid w:val="00FF329D"/>
    <w:rsid w:val="00FF32F8"/>
    <w:rsid w:val="00FF3EDE"/>
    <w:rsid w:val="00FF40DB"/>
    <w:rsid w:val="00FF4F36"/>
    <w:rsid w:val="00FF528C"/>
    <w:rsid w:val="00FF5425"/>
    <w:rsid w:val="00FF56ED"/>
    <w:rsid w:val="00FF6EB6"/>
    <w:rsid w:val="00FF6FDD"/>
    <w:rsid w:val="00FF7039"/>
    <w:rsid w:val="024BDF6F"/>
    <w:rsid w:val="02EF9FDE"/>
    <w:rsid w:val="030C2A8F"/>
    <w:rsid w:val="0504FDB2"/>
    <w:rsid w:val="06716C76"/>
    <w:rsid w:val="07CCD496"/>
    <w:rsid w:val="08D3CBDC"/>
    <w:rsid w:val="0955C209"/>
    <w:rsid w:val="0A3340CA"/>
    <w:rsid w:val="0AA41B5E"/>
    <w:rsid w:val="0B1458D8"/>
    <w:rsid w:val="0B70914C"/>
    <w:rsid w:val="0BC99809"/>
    <w:rsid w:val="0C080921"/>
    <w:rsid w:val="0D79A88D"/>
    <w:rsid w:val="0D902BED"/>
    <w:rsid w:val="0E18570F"/>
    <w:rsid w:val="0E2E0299"/>
    <w:rsid w:val="0EE16F92"/>
    <w:rsid w:val="0F0AEBAD"/>
    <w:rsid w:val="0FBBDAE7"/>
    <w:rsid w:val="0FF841BB"/>
    <w:rsid w:val="107D1501"/>
    <w:rsid w:val="1085679E"/>
    <w:rsid w:val="1373239D"/>
    <w:rsid w:val="13C0B7D2"/>
    <w:rsid w:val="1408CB34"/>
    <w:rsid w:val="149D33EB"/>
    <w:rsid w:val="166AEAE2"/>
    <w:rsid w:val="17949F1A"/>
    <w:rsid w:val="19D45BE5"/>
    <w:rsid w:val="19FD2DAD"/>
    <w:rsid w:val="1A4CD88C"/>
    <w:rsid w:val="1B23CE62"/>
    <w:rsid w:val="1B4A9FAE"/>
    <w:rsid w:val="1B4E1706"/>
    <w:rsid w:val="1BAF4151"/>
    <w:rsid w:val="1BD0C3BA"/>
    <w:rsid w:val="1BDCF498"/>
    <w:rsid w:val="1C47003E"/>
    <w:rsid w:val="1E122118"/>
    <w:rsid w:val="1EBF4411"/>
    <w:rsid w:val="1EED95DF"/>
    <w:rsid w:val="201E77FE"/>
    <w:rsid w:val="205BFA5B"/>
    <w:rsid w:val="209D3FEC"/>
    <w:rsid w:val="2110142E"/>
    <w:rsid w:val="2193D838"/>
    <w:rsid w:val="22877A8B"/>
    <w:rsid w:val="23D92AA5"/>
    <w:rsid w:val="25B5FE06"/>
    <w:rsid w:val="26470468"/>
    <w:rsid w:val="27145635"/>
    <w:rsid w:val="2769137B"/>
    <w:rsid w:val="278EE36D"/>
    <w:rsid w:val="2813F286"/>
    <w:rsid w:val="29AF9AB4"/>
    <w:rsid w:val="2B24253B"/>
    <w:rsid w:val="2B9BE209"/>
    <w:rsid w:val="2B9DEE85"/>
    <w:rsid w:val="2BC81549"/>
    <w:rsid w:val="2BCB3FD9"/>
    <w:rsid w:val="2C92299D"/>
    <w:rsid w:val="2DEB12B2"/>
    <w:rsid w:val="2E6FAEEF"/>
    <w:rsid w:val="2EAD0E98"/>
    <w:rsid w:val="2EB98AF4"/>
    <w:rsid w:val="2EECC37C"/>
    <w:rsid w:val="2FA4E2E5"/>
    <w:rsid w:val="2FF2F32B"/>
    <w:rsid w:val="300D0E69"/>
    <w:rsid w:val="30CA5AFA"/>
    <w:rsid w:val="310A2DB2"/>
    <w:rsid w:val="315403A9"/>
    <w:rsid w:val="31BB6AB0"/>
    <w:rsid w:val="3258A48D"/>
    <w:rsid w:val="328043D4"/>
    <w:rsid w:val="33F50A9A"/>
    <w:rsid w:val="340C850F"/>
    <w:rsid w:val="34AE8525"/>
    <w:rsid w:val="353EB3D5"/>
    <w:rsid w:val="35A016C2"/>
    <w:rsid w:val="363E6AE4"/>
    <w:rsid w:val="3773ECB3"/>
    <w:rsid w:val="392934F7"/>
    <w:rsid w:val="39D16B9B"/>
    <w:rsid w:val="3A9E60BF"/>
    <w:rsid w:val="3AB19DB6"/>
    <w:rsid w:val="3AE22759"/>
    <w:rsid w:val="3AE3B676"/>
    <w:rsid w:val="3AFE020F"/>
    <w:rsid w:val="3B77A0AC"/>
    <w:rsid w:val="3BEF8C5C"/>
    <w:rsid w:val="3DA77214"/>
    <w:rsid w:val="3DCA01B1"/>
    <w:rsid w:val="3E591E25"/>
    <w:rsid w:val="3F9B90E6"/>
    <w:rsid w:val="3FC25041"/>
    <w:rsid w:val="3FEEA748"/>
    <w:rsid w:val="400C7AF0"/>
    <w:rsid w:val="401B624C"/>
    <w:rsid w:val="40EB5620"/>
    <w:rsid w:val="41B6CF89"/>
    <w:rsid w:val="41D9A245"/>
    <w:rsid w:val="41E507FD"/>
    <w:rsid w:val="43046455"/>
    <w:rsid w:val="433E8CD4"/>
    <w:rsid w:val="44637D33"/>
    <w:rsid w:val="44ACE46A"/>
    <w:rsid w:val="44F17D48"/>
    <w:rsid w:val="45311530"/>
    <w:rsid w:val="465FFBE7"/>
    <w:rsid w:val="476D4851"/>
    <w:rsid w:val="47704B23"/>
    <w:rsid w:val="482C672A"/>
    <w:rsid w:val="4898C1FF"/>
    <w:rsid w:val="48D363AF"/>
    <w:rsid w:val="49B93A49"/>
    <w:rsid w:val="49D9FE99"/>
    <w:rsid w:val="4A27F1D9"/>
    <w:rsid w:val="4B44F966"/>
    <w:rsid w:val="4BA1DEF0"/>
    <w:rsid w:val="4C20F09D"/>
    <w:rsid w:val="4CAB0F99"/>
    <w:rsid w:val="4EAB25EC"/>
    <w:rsid w:val="4F447EFB"/>
    <w:rsid w:val="4FF5BFD5"/>
    <w:rsid w:val="500D5645"/>
    <w:rsid w:val="52A4A225"/>
    <w:rsid w:val="53ADCE30"/>
    <w:rsid w:val="5640364F"/>
    <w:rsid w:val="56B6764A"/>
    <w:rsid w:val="56C6B623"/>
    <w:rsid w:val="58FD407A"/>
    <w:rsid w:val="595E4010"/>
    <w:rsid w:val="5981EEF7"/>
    <w:rsid w:val="5A4E1CF0"/>
    <w:rsid w:val="5AA6B381"/>
    <w:rsid w:val="5AF7AB84"/>
    <w:rsid w:val="5B287548"/>
    <w:rsid w:val="5B916D1E"/>
    <w:rsid w:val="5C1A8B6D"/>
    <w:rsid w:val="5C8E0BC3"/>
    <w:rsid w:val="5D19A532"/>
    <w:rsid w:val="5EA03350"/>
    <w:rsid w:val="5EE5CE07"/>
    <w:rsid w:val="5F3C4846"/>
    <w:rsid w:val="5F43A03F"/>
    <w:rsid w:val="5F99161A"/>
    <w:rsid w:val="601B629E"/>
    <w:rsid w:val="60F90105"/>
    <w:rsid w:val="613AB65F"/>
    <w:rsid w:val="61F72E2D"/>
    <w:rsid w:val="621E1A7A"/>
    <w:rsid w:val="62DE4BC1"/>
    <w:rsid w:val="6357419E"/>
    <w:rsid w:val="63EFA370"/>
    <w:rsid w:val="64066A1C"/>
    <w:rsid w:val="6476D832"/>
    <w:rsid w:val="64EE7F57"/>
    <w:rsid w:val="658AB636"/>
    <w:rsid w:val="6620E76E"/>
    <w:rsid w:val="66F43F07"/>
    <w:rsid w:val="675A633A"/>
    <w:rsid w:val="67A4567A"/>
    <w:rsid w:val="68CFAFA5"/>
    <w:rsid w:val="68D952FE"/>
    <w:rsid w:val="694979EF"/>
    <w:rsid w:val="69E3A52D"/>
    <w:rsid w:val="6A046860"/>
    <w:rsid w:val="6A199C4F"/>
    <w:rsid w:val="6BB2AF5C"/>
    <w:rsid w:val="6C042EC2"/>
    <w:rsid w:val="6C16C0D5"/>
    <w:rsid w:val="6C1D66FA"/>
    <w:rsid w:val="6CCAAA69"/>
    <w:rsid w:val="6DA8199D"/>
    <w:rsid w:val="6DB1ABCA"/>
    <w:rsid w:val="6DFC44BB"/>
    <w:rsid w:val="6FF542F4"/>
    <w:rsid w:val="6FF7D946"/>
    <w:rsid w:val="71CDB2AA"/>
    <w:rsid w:val="720D2352"/>
    <w:rsid w:val="733AF65A"/>
    <w:rsid w:val="739C2555"/>
    <w:rsid w:val="73B057C7"/>
    <w:rsid w:val="73CD9C2E"/>
    <w:rsid w:val="74DDFE8D"/>
    <w:rsid w:val="751C8756"/>
    <w:rsid w:val="751D76F5"/>
    <w:rsid w:val="757D773C"/>
    <w:rsid w:val="767C71B4"/>
    <w:rsid w:val="7687A814"/>
    <w:rsid w:val="768F3AB2"/>
    <w:rsid w:val="7717B47E"/>
    <w:rsid w:val="77685ABF"/>
    <w:rsid w:val="781D52FA"/>
    <w:rsid w:val="788A0C08"/>
    <w:rsid w:val="79A8BAA0"/>
    <w:rsid w:val="7BDC1F7B"/>
    <w:rsid w:val="7C29D6D1"/>
    <w:rsid w:val="7D48DD4C"/>
    <w:rsid w:val="7E391C43"/>
    <w:rsid w:val="7E8049C3"/>
    <w:rsid w:val="7ED342EE"/>
    <w:rsid w:val="7F740910"/>
    <w:rsid w:val="7FD91A88"/>
    <w:rsid w:val="7FED32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A783C"/>
  <w15:chartTrackingRefBased/>
  <w15:docId w15:val="{BE18B9A3-6797-4A2E-BC48-7C91493EB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1A5"/>
  </w:style>
  <w:style w:type="paragraph" w:styleId="Heading1">
    <w:name w:val="heading 1"/>
    <w:basedOn w:val="Normal"/>
    <w:next w:val="Normal"/>
    <w:link w:val="Heading1Char"/>
    <w:autoRedefine/>
    <w:uiPriority w:val="9"/>
    <w:qFormat/>
    <w:rsid w:val="00BF28F0"/>
    <w:pPr>
      <w:keepNext/>
      <w:keepLines/>
      <w:numPr>
        <w:numId w:val="5"/>
      </w:numPr>
      <w:shd w:val="clear" w:color="auto" w:fill="FFFF00"/>
      <w:spacing w:before="240"/>
      <w:outlineLvl w:val="0"/>
    </w:pPr>
    <w:rPr>
      <w:rFonts w:ascii="Montserrat" w:eastAsiaTheme="majorEastAsia" w:hAnsi="Montserrat" w:cstheme="majorBidi"/>
      <w:sz w:val="28"/>
      <w:szCs w:val="28"/>
    </w:rPr>
  </w:style>
  <w:style w:type="paragraph" w:styleId="Heading2">
    <w:name w:val="heading 2"/>
    <w:basedOn w:val="Normal"/>
    <w:next w:val="Normal"/>
    <w:link w:val="Heading2Char"/>
    <w:autoRedefine/>
    <w:uiPriority w:val="9"/>
    <w:unhideWhenUsed/>
    <w:qFormat/>
    <w:rsid w:val="002F628E"/>
    <w:pPr>
      <w:keepNext/>
      <w:keepLines/>
      <w:numPr>
        <w:ilvl w:val="1"/>
        <w:numId w:val="5"/>
      </w:numPr>
      <w:spacing w:before="40"/>
      <w:outlineLvl w:val="1"/>
    </w:pPr>
    <w:rPr>
      <w:rFonts w:ascii="Montserrat" w:eastAsiaTheme="majorEastAsia" w:hAnsi="Montserrat" w:cstheme="majorBidi"/>
      <w:b/>
      <w:bCs/>
      <w:color w:val="000000" w:themeColor="text1"/>
    </w:rPr>
  </w:style>
  <w:style w:type="paragraph" w:styleId="Heading3">
    <w:name w:val="heading 3"/>
    <w:basedOn w:val="Normal"/>
    <w:next w:val="Normal"/>
    <w:link w:val="Heading3Char"/>
    <w:uiPriority w:val="9"/>
    <w:unhideWhenUsed/>
    <w:qFormat/>
    <w:rsid w:val="00BD7C7E"/>
    <w:pPr>
      <w:keepNext/>
      <w:keepLines/>
      <w:numPr>
        <w:ilvl w:val="2"/>
        <w:numId w:val="5"/>
      </w:numPr>
      <w:spacing w:before="40"/>
      <w:outlineLvl w:val="2"/>
    </w:pPr>
    <w:rPr>
      <w:rFonts w:ascii="Montserrat" w:eastAsiaTheme="majorEastAsia" w:hAnsi="Montserrat" w:cstheme="majorBidi"/>
      <w:sz w:val="22"/>
    </w:rPr>
  </w:style>
  <w:style w:type="paragraph" w:styleId="Heading4">
    <w:name w:val="heading 4"/>
    <w:basedOn w:val="Normal"/>
    <w:next w:val="Normal"/>
    <w:link w:val="Heading4Char"/>
    <w:uiPriority w:val="9"/>
    <w:unhideWhenUsed/>
    <w:qFormat/>
    <w:rsid w:val="007A2811"/>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2811"/>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2811"/>
    <w:pPr>
      <w:keepNext/>
      <w:keepLines/>
      <w:numPr>
        <w:ilvl w:val="5"/>
        <w:numId w:val="5"/>
      </w:numPr>
      <w:spacing w:before="40"/>
      <w:ind w:left="3240" w:hanging="36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2811"/>
    <w:pPr>
      <w:keepNext/>
      <w:keepLines/>
      <w:numPr>
        <w:ilvl w:val="6"/>
        <w:numId w:val="5"/>
      </w:numPr>
      <w:spacing w:before="40"/>
      <w:ind w:left="396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2811"/>
    <w:pPr>
      <w:keepNext/>
      <w:keepLines/>
      <w:numPr>
        <w:ilvl w:val="7"/>
        <w:numId w:val="5"/>
      </w:numPr>
      <w:spacing w:before="40"/>
      <w:ind w:left="468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811"/>
    <w:pPr>
      <w:keepNext/>
      <w:keepLines/>
      <w:numPr>
        <w:ilvl w:val="8"/>
        <w:numId w:val="5"/>
      </w:numPr>
      <w:spacing w:before="40"/>
      <w:ind w:left="540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7C7E"/>
    <w:rPr>
      <w:rFonts w:ascii="Montserrat" w:eastAsiaTheme="majorEastAsia" w:hAnsi="Montserrat" w:cstheme="majorBidi"/>
      <w:sz w:val="22"/>
    </w:rPr>
  </w:style>
  <w:style w:type="paragraph" w:styleId="Header">
    <w:name w:val="header"/>
    <w:basedOn w:val="Normal"/>
    <w:link w:val="HeaderChar"/>
    <w:uiPriority w:val="99"/>
    <w:unhideWhenUsed/>
    <w:rsid w:val="00682261"/>
    <w:pPr>
      <w:tabs>
        <w:tab w:val="center" w:pos="4680"/>
        <w:tab w:val="right" w:pos="9360"/>
      </w:tabs>
    </w:pPr>
  </w:style>
  <w:style w:type="character" w:customStyle="1" w:styleId="HeaderChar">
    <w:name w:val="Header Char"/>
    <w:basedOn w:val="DefaultParagraphFont"/>
    <w:link w:val="Header"/>
    <w:uiPriority w:val="99"/>
    <w:rsid w:val="00682261"/>
  </w:style>
  <w:style w:type="paragraph" w:styleId="Footer">
    <w:name w:val="footer"/>
    <w:basedOn w:val="Normal"/>
    <w:link w:val="FooterChar"/>
    <w:uiPriority w:val="99"/>
    <w:unhideWhenUsed/>
    <w:rsid w:val="00682261"/>
    <w:pPr>
      <w:tabs>
        <w:tab w:val="center" w:pos="4680"/>
        <w:tab w:val="right" w:pos="9360"/>
      </w:tabs>
    </w:pPr>
  </w:style>
  <w:style w:type="character" w:customStyle="1" w:styleId="FooterChar">
    <w:name w:val="Footer Char"/>
    <w:basedOn w:val="DefaultParagraphFont"/>
    <w:link w:val="Footer"/>
    <w:uiPriority w:val="99"/>
    <w:rsid w:val="00682261"/>
  </w:style>
  <w:style w:type="paragraph" w:customStyle="1" w:styleId="FP-Text">
    <w:name w:val="FP-Text"/>
    <w:rsid w:val="00682261"/>
    <w:pPr>
      <w:ind w:left="1440"/>
    </w:pPr>
    <w:rPr>
      <w:rFonts w:ascii="Arial" w:eastAsia="Times New Roman" w:hAnsi="Arial" w:cs="Times New Roman"/>
      <w:lang w:val="en-GB"/>
    </w:rPr>
  </w:style>
  <w:style w:type="character" w:styleId="PageNumber">
    <w:name w:val="page number"/>
    <w:basedOn w:val="DefaultParagraphFont"/>
    <w:rsid w:val="00682261"/>
  </w:style>
  <w:style w:type="paragraph" w:customStyle="1" w:styleId="Plex-Paragraph">
    <w:name w:val="Plex-Paragraph"/>
    <w:basedOn w:val="Normal"/>
    <w:qFormat/>
    <w:rsid w:val="00682261"/>
    <w:pPr>
      <w:spacing w:after="200" w:line="276" w:lineRule="auto"/>
      <w:ind w:left="720"/>
      <w:contextualSpacing/>
    </w:pPr>
    <w:rPr>
      <w:rFonts w:ascii="Calibri" w:eastAsia="Calibri" w:hAnsi="Calibri" w:cs="Times New Roman"/>
      <w:color w:val="244061"/>
      <w:sz w:val="22"/>
      <w:szCs w:val="22"/>
    </w:rPr>
  </w:style>
  <w:style w:type="character" w:styleId="Hyperlink">
    <w:name w:val="Hyperlink"/>
    <w:uiPriority w:val="99"/>
    <w:unhideWhenUsed/>
    <w:rsid w:val="00682261"/>
    <w:rPr>
      <w:color w:val="0000FF"/>
      <w:u w:val="single"/>
    </w:rPr>
  </w:style>
  <w:style w:type="table" w:styleId="TableGrid">
    <w:name w:val="Table Grid"/>
    <w:basedOn w:val="TableNormal"/>
    <w:uiPriority w:val="59"/>
    <w:rsid w:val="00682261"/>
    <w:pPr>
      <w:spacing w:after="159" w:line="260" w:lineRule="exact"/>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Reference1">
    <w:name w:val="Intense Reference1"/>
    <w:basedOn w:val="DefaultParagraphFont"/>
    <w:uiPriority w:val="32"/>
    <w:qFormat/>
    <w:rsid w:val="00682261"/>
    <w:rPr>
      <w:b/>
      <w:bCs/>
      <w:smallCaps/>
      <w:color w:val="4F81BD"/>
      <w:spacing w:val="5"/>
    </w:rPr>
  </w:style>
  <w:style w:type="character" w:styleId="IntenseReference">
    <w:name w:val="Intense Reference"/>
    <w:basedOn w:val="DefaultParagraphFont"/>
    <w:uiPriority w:val="32"/>
    <w:qFormat/>
    <w:rsid w:val="00682261"/>
    <w:rPr>
      <w:b/>
      <w:bCs/>
      <w:smallCaps/>
      <w:color w:val="4472C4" w:themeColor="accent1"/>
      <w:spacing w:val="5"/>
    </w:rPr>
  </w:style>
  <w:style w:type="paragraph" w:styleId="NoSpacing">
    <w:name w:val="No Spacing"/>
    <w:uiPriority w:val="1"/>
    <w:qFormat/>
    <w:rsid w:val="009C23FF"/>
  </w:style>
  <w:style w:type="paragraph" w:customStyle="1" w:styleId="pf0">
    <w:name w:val="pf0"/>
    <w:basedOn w:val="Normal"/>
    <w:rsid w:val="00BA4E64"/>
    <w:pPr>
      <w:spacing w:before="100" w:beforeAutospacing="1" w:after="100" w:afterAutospacing="1"/>
    </w:pPr>
    <w:rPr>
      <w:rFonts w:ascii="Times New Roman" w:eastAsia="Times New Roman" w:hAnsi="Times New Roman" w:cs="Times New Roman"/>
    </w:rPr>
  </w:style>
  <w:style w:type="character" w:customStyle="1" w:styleId="cf01">
    <w:name w:val="cf01"/>
    <w:basedOn w:val="DefaultParagraphFont"/>
    <w:rsid w:val="00BA4E64"/>
    <w:rPr>
      <w:rFonts w:ascii="Segoe UI" w:hAnsi="Segoe UI" w:cs="Segoe UI" w:hint="default"/>
      <w:color w:val="666666"/>
      <w:sz w:val="18"/>
      <w:szCs w:val="18"/>
    </w:rPr>
  </w:style>
  <w:style w:type="character" w:customStyle="1" w:styleId="UnresolvedMention1">
    <w:name w:val="Unresolved Mention1"/>
    <w:basedOn w:val="DefaultParagraphFont"/>
    <w:uiPriority w:val="99"/>
    <w:semiHidden/>
    <w:unhideWhenUsed/>
    <w:rsid w:val="00BA4E64"/>
    <w:rPr>
      <w:color w:val="605E5C"/>
      <w:shd w:val="clear" w:color="auto" w:fill="E1DFDD"/>
    </w:rPr>
  </w:style>
  <w:style w:type="paragraph" w:styleId="ListParagraph">
    <w:name w:val="List Paragraph"/>
    <w:aliases w:val="Equipment,Figure_name,lp1,Use Case List Paragraph Char,List Paragraph1,List Paragraph Char Char,b1,Numbered Indented Text,Ref,Bullet 1,normal,*Body 1,b-heading 1/heading 2,heading1body-heading2body,b-heading,b14,BD,Fax Body,Bod,bo,Bullets"/>
    <w:basedOn w:val="Normal"/>
    <w:link w:val="ListParagraphChar"/>
    <w:uiPriority w:val="34"/>
    <w:qFormat/>
    <w:rsid w:val="00AF3A68"/>
    <w:pPr>
      <w:spacing w:after="200" w:line="276" w:lineRule="auto"/>
      <w:ind w:left="720"/>
      <w:contextualSpacing/>
    </w:pPr>
    <w:rPr>
      <w:sz w:val="22"/>
      <w:szCs w:val="22"/>
    </w:rPr>
  </w:style>
  <w:style w:type="character" w:styleId="CommentReference">
    <w:name w:val="annotation reference"/>
    <w:basedOn w:val="DefaultParagraphFont"/>
    <w:uiPriority w:val="99"/>
    <w:semiHidden/>
    <w:unhideWhenUsed/>
    <w:rsid w:val="00EB0C0D"/>
    <w:rPr>
      <w:sz w:val="16"/>
      <w:szCs w:val="16"/>
    </w:rPr>
  </w:style>
  <w:style w:type="paragraph" w:styleId="CommentText">
    <w:name w:val="annotation text"/>
    <w:basedOn w:val="Normal"/>
    <w:link w:val="CommentTextChar"/>
    <w:uiPriority w:val="99"/>
    <w:unhideWhenUsed/>
    <w:rsid w:val="00EB0C0D"/>
    <w:rPr>
      <w:sz w:val="20"/>
      <w:szCs w:val="20"/>
    </w:rPr>
  </w:style>
  <w:style w:type="character" w:customStyle="1" w:styleId="CommentTextChar">
    <w:name w:val="Comment Text Char"/>
    <w:basedOn w:val="DefaultParagraphFont"/>
    <w:link w:val="CommentText"/>
    <w:uiPriority w:val="99"/>
    <w:rsid w:val="00EB0C0D"/>
    <w:rPr>
      <w:sz w:val="20"/>
      <w:szCs w:val="20"/>
    </w:rPr>
  </w:style>
  <w:style w:type="paragraph" w:styleId="CommentSubject">
    <w:name w:val="annotation subject"/>
    <w:basedOn w:val="CommentText"/>
    <w:next w:val="CommentText"/>
    <w:link w:val="CommentSubjectChar"/>
    <w:uiPriority w:val="99"/>
    <w:semiHidden/>
    <w:unhideWhenUsed/>
    <w:rsid w:val="00EB0C0D"/>
    <w:rPr>
      <w:b/>
      <w:bCs/>
    </w:rPr>
  </w:style>
  <w:style w:type="character" w:customStyle="1" w:styleId="CommentSubjectChar">
    <w:name w:val="Comment Subject Char"/>
    <w:basedOn w:val="CommentTextChar"/>
    <w:link w:val="CommentSubject"/>
    <w:uiPriority w:val="99"/>
    <w:semiHidden/>
    <w:rsid w:val="00EB0C0D"/>
    <w:rPr>
      <w:b/>
      <w:bCs/>
      <w:sz w:val="20"/>
      <w:szCs w:val="20"/>
    </w:rPr>
  </w:style>
  <w:style w:type="paragraph" w:customStyle="1" w:styleId="xmsolistparagraph">
    <w:name w:val="x_msolistparagraph"/>
    <w:basedOn w:val="Normal"/>
    <w:rsid w:val="00C04F28"/>
    <w:pPr>
      <w:ind w:left="720"/>
    </w:pPr>
    <w:rPr>
      <w:rFonts w:ascii="Calibri" w:hAnsi="Calibri" w:cs="Calibri"/>
      <w:sz w:val="22"/>
      <w:szCs w:val="22"/>
    </w:rPr>
  </w:style>
  <w:style w:type="paragraph" w:styleId="BalloonText">
    <w:name w:val="Balloon Text"/>
    <w:basedOn w:val="Normal"/>
    <w:link w:val="BalloonTextChar"/>
    <w:uiPriority w:val="99"/>
    <w:semiHidden/>
    <w:unhideWhenUsed/>
    <w:rsid w:val="003446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4684"/>
    <w:rPr>
      <w:rFonts w:ascii="Segoe UI" w:hAnsi="Segoe UI" w:cs="Segoe UI"/>
      <w:sz w:val="18"/>
      <w:szCs w:val="18"/>
    </w:rPr>
  </w:style>
  <w:style w:type="character" w:customStyle="1" w:styleId="UnresolvedMention2">
    <w:name w:val="Unresolved Mention2"/>
    <w:basedOn w:val="DefaultParagraphFont"/>
    <w:uiPriority w:val="99"/>
    <w:semiHidden/>
    <w:unhideWhenUsed/>
    <w:rsid w:val="00172049"/>
    <w:rPr>
      <w:color w:val="605E5C"/>
      <w:shd w:val="clear" w:color="auto" w:fill="E1DFDD"/>
    </w:rPr>
  </w:style>
  <w:style w:type="paragraph" w:styleId="Revision">
    <w:name w:val="Revision"/>
    <w:hidden/>
    <w:uiPriority w:val="99"/>
    <w:semiHidden/>
    <w:rsid w:val="00E75BF0"/>
  </w:style>
  <w:style w:type="character" w:customStyle="1" w:styleId="UnresolvedMention3">
    <w:name w:val="Unresolved Mention3"/>
    <w:basedOn w:val="DefaultParagraphFont"/>
    <w:uiPriority w:val="99"/>
    <w:semiHidden/>
    <w:unhideWhenUsed/>
    <w:rsid w:val="008E628F"/>
    <w:rPr>
      <w:color w:val="605E5C"/>
      <w:shd w:val="clear" w:color="auto" w:fill="E1DFDD"/>
    </w:rPr>
  </w:style>
  <w:style w:type="character" w:styleId="UnresolvedMention">
    <w:name w:val="Unresolved Mention"/>
    <w:basedOn w:val="DefaultParagraphFont"/>
    <w:uiPriority w:val="99"/>
    <w:semiHidden/>
    <w:unhideWhenUsed/>
    <w:rsid w:val="00F1728C"/>
    <w:rPr>
      <w:color w:val="605E5C"/>
      <w:shd w:val="clear" w:color="auto" w:fill="E1DFDD"/>
    </w:rPr>
  </w:style>
  <w:style w:type="paragraph" w:styleId="BodyText">
    <w:name w:val="Body Text"/>
    <w:basedOn w:val="Normal"/>
    <w:link w:val="BodyTextChar"/>
    <w:uiPriority w:val="1"/>
    <w:qFormat/>
    <w:rsid w:val="00802AE5"/>
    <w:pPr>
      <w:widowControl w:val="0"/>
      <w:autoSpaceDE w:val="0"/>
      <w:autoSpaceDN w:val="0"/>
    </w:pPr>
    <w:rPr>
      <w:rFonts w:ascii="Calibri Light" w:eastAsia="Calibri Light" w:hAnsi="Calibri Light" w:cs="Calibri Light"/>
      <w:sz w:val="22"/>
      <w:szCs w:val="22"/>
    </w:rPr>
  </w:style>
  <w:style w:type="character" w:customStyle="1" w:styleId="BodyTextChar">
    <w:name w:val="Body Text Char"/>
    <w:basedOn w:val="DefaultParagraphFont"/>
    <w:link w:val="BodyText"/>
    <w:uiPriority w:val="1"/>
    <w:rsid w:val="00802AE5"/>
    <w:rPr>
      <w:rFonts w:ascii="Calibri Light" w:eastAsia="Calibri Light" w:hAnsi="Calibri Light" w:cs="Calibri Light"/>
      <w:sz w:val="22"/>
      <w:szCs w:val="22"/>
    </w:rPr>
  </w:style>
  <w:style w:type="character" w:customStyle="1" w:styleId="Heading1Char">
    <w:name w:val="Heading 1 Char"/>
    <w:basedOn w:val="DefaultParagraphFont"/>
    <w:link w:val="Heading1"/>
    <w:uiPriority w:val="9"/>
    <w:rsid w:val="00BF28F0"/>
    <w:rPr>
      <w:rFonts w:ascii="Montserrat" w:eastAsiaTheme="majorEastAsia" w:hAnsi="Montserrat" w:cstheme="majorBidi"/>
      <w:sz w:val="28"/>
      <w:szCs w:val="28"/>
      <w:shd w:val="clear" w:color="auto" w:fill="FFFF00"/>
    </w:rPr>
  </w:style>
  <w:style w:type="paragraph" w:customStyle="1" w:styleId="TableParagraph">
    <w:name w:val="Table Paragraph"/>
    <w:basedOn w:val="Normal"/>
    <w:uiPriority w:val="1"/>
    <w:qFormat/>
    <w:rsid w:val="00802AE5"/>
    <w:pPr>
      <w:widowControl w:val="0"/>
      <w:autoSpaceDE w:val="0"/>
      <w:autoSpaceDN w:val="0"/>
    </w:pPr>
    <w:rPr>
      <w:rFonts w:ascii="Calibri Light" w:eastAsia="Calibri Light" w:hAnsi="Calibri Light" w:cs="Calibri Light"/>
      <w:sz w:val="22"/>
      <w:szCs w:val="22"/>
    </w:rPr>
  </w:style>
  <w:style w:type="character" w:customStyle="1" w:styleId="ui-provider">
    <w:name w:val="ui-provider"/>
    <w:basedOn w:val="DefaultParagraphFont"/>
    <w:rsid w:val="002937FF"/>
  </w:style>
  <w:style w:type="character" w:styleId="FollowedHyperlink">
    <w:name w:val="FollowedHyperlink"/>
    <w:basedOn w:val="DefaultParagraphFont"/>
    <w:uiPriority w:val="99"/>
    <w:semiHidden/>
    <w:unhideWhenUsed/>
    <w:rsid w:val="00040AAE"/>
    <w:rPr>
      <w:color w:val="954F72" w:themeColor="followedHyperlink"/>
      <w:u w:val="single"/>
    </w:rPr>
  </w:style>
  <w:style w:type="character" w:customStyle="1" w:styleId="ListParagraphChar">
    <w:name w:val="List Paragraph Char"/>
    <w:aliases w:val="Equipment Char,Figure_name Char,lp1 Char,Use Case List Paragraph Char Char,List Paragraph1 Char,List Paragraph Char Char Char,b1 Char,Numbered Indented Text Char,Ref Char,Bullet 1 Char,normal Char,*Body 1 Char,b-heading Char,b14 Char"/>
    <w:basedOn w:val="DefaultParagraphFont"/>
    <w:link w:val="ListParagraph"/>
    <w:uiPriority w:val="34"/>
    <w:qFormat/>
    <w:rsid w:val="00664C50"/>
    <w:rPr>
      <w:sz w:val="22"/>
      <w:szCs w:val="22"/>
    </w:rPr>
  </w:style>
  <w:style w:type="paragraph" w:styleId="TOCHeading">
    <w:name w:val="TOC Heading"/>
    <w:basedOn w:val="Heading1"/>
    <w:next w:val="Normal"/>
    <w:uiPriority w:val="39"/>
    <w:unhideWhenUsed/>
    <w:qFormat/>
    <w:rsid w:val="004F37EB"/>
    <w:pPr>
      <w:spacing w:line="259" w:lineRule="auto"/>
      <w:outlineLvl w:val="9"/>
    </w:pPr>
  </w:style>
  <w:style w:type="paragraph" w:styleId="TOC2">
    <w:name w:val="toc 2"/>
    <w:basedOn w:val="Normal"/>
    <w:next w:val="Normal"/>
    <w:autoRedefine/>
    <w:uiPriority w:val="39"/>
    <w:unhideWhenUsed/>
    <w:rsid w:val="004F37EB"/>
    <w:pPr>
      <w:spacing w:after="100" w:line="259" w:lineRule="auto"/>
      <w:ind w:left="220"/>
    </w:pPr>
    <w:rPr>
      <w:rFonts w:eastAsiaTheme="minorEastAsia" w:cs="Times New Roman"/>
      <w:sz w:val="22"/>
      <w:szCs w:val="22"/>
    </w:rPr>
  </w:style>
  <w:style w:type="paragraph" w:styleId="TOC1">
    <w:name w:val="toc 1"/>
    <w:basedOn w:val="Normal"/>
    <w:next w:val="Normal"/>
    <w:autoRedefine/>
    <w:uiPriority w:val="39"/>
    <w:unhideWhenUsed/>
    <w:rsid w:val="00434280"/>
    <w:pPr>
      <w:tabs>
        <w:tab w:val="right" w:leader="dot" w:pos="9350"/>
      </w:tabs>
      <w:spacing w:after="100" w:line="259" w:lineRule="auto"/>
      <w:jc w:val="both"/>
    </w:pPr>
    <w:rPr>
      <w:rFonts w:ascii="Montserrat" w:eastAsiaTheme="majorEastAsia" w:hAnsi="Montserrat" w:cstheme="minorHAnsi"/>
      <w:sz w:val="20"/>
      <w:szCs w:val="20"/>
    </w:rPr>
  </w:style>
  <w:style w:type="paragraph" w:styleId="TOC3">
    <w:name w:val="toc 3"/>
    <w:basedOn w:val="Normal"/>
    <w:next w:val="Normal"/>
    <w:autoRedefine/>
    <w:uiPriority w:val="39"/>
    <w:unhideWhenUsed/>
    <w:rsid w:val="004F37EB"/>
    <w:pPr>
      <w:spacing w:after="100" w:line="259" w:lineRule="auto"/>
      <w:ind w:left="440"/>
    </w:pPr>
    <w:rPr>
      <w:rFonts w:eastAsiaTheme="minorEastAsia" w:cs="Times New Roman"/>
      <w:sz w:val="22"/>
      <w:szCs w:val="22"/>
    </w:rPr>
  </w:style>
  <w:style w:type="character" w:customStyle="1" w:styleId="Heading2Char">
    <w:name w:val="Heading 2 Char"/>
    <w:basedOn w:val="DefaultParagraphFont"/>
    <w:link w:val="Heading2"/>
    <w:uiPriority w:val="9"/>
    <w:rsid w:val="002F628E"/>
    <w:rPr>
      <w:rFonts w:ascii="Montserrat" w:eastAsiaTheme="majorEastAsia" w:hAnsi="Montserrat" w:cstheme="majorBidi"/>
      <w:b/>
      <w:bCs/>
      <w:color w:val="000000" w:themeColor="text1"/>
    </w:rPr>
  </w:style>
  <w:style w:type="table" w:styleId="GridTable4">
    <w:name w:val="Grid Table 4"/>
    <w:basedOn w:val="TableNormal"/>
    <w:uiPriority w:val="49"/>
    <w:rsid w:val="00AB1DF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tenseQuote">
    <w:name w:val="Intense Quote"/>
    <w:basedOn w:val="Normal"/>
    <w:next w:val="Normal"/>
    <w:link w:val="IntenseQuoteChar"/>
    <w:uiPriority w:val="30"/>
    <w:qFormat/>
    <w:rsid w:val="002D459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4596"/>
    <w:rPr>
      <w:i/>
      <w:iCs/>
      <w:color w:val="4472C4" w:themeColor="accent1"/>
    </w:rPr>
  </w:style>
  <w:style w:type="character" w:styleId="SubtleReference">
    <w:name w:val="Subtle Reference"/>
    <w:basedOn w:val="DefaultParagraphFont"/>
    <w:uiPriority w:val="31"/>
    <w:qFormat/>
    <w:rsid w:val="002D4596"/>
    <w:rPr>
      <w:smallCaps/>
      <w:color w:val="5A5A5A" w:themeColor="text1" w:themeTint="A5"/>
    </w:rPr>
  </w:style>
  <w:style w:type="character" w:styleId="BookTitle">
    <w:name w:val="Book Title"/>
    <w:basedOn w:val="DefaultParagraphFont"/>
    <w:uiPriority w:val="33"/>
    <w:qFormat/>
    <w:rsid w:val="00366EB5"/>
    <w:rPr>
      <w:b/>
      <w:bCs/>
      <w:i/>
      <w:iCs/>
      <w:spacing w:val="5"/>
    </w:rPr>
  </w:style>
  <w:style w:type="paragraph" w:styleId="NormalWeb">
    <w:name w:val="Normal (Web)"/>
    <w:basedOn w:val="Normal"/>
    <w:uiPriority w:val="99"/>
    <w:semiHidden/>
    <w:unhideWhenUsed/>
    <w:rsid w:val="00506AB2"/>
    <w:pPr>
      <w:spacing w:before="100" w:beforeAutospacing="1" w:after="100" w:afterAutospacing="1"/>
    </w:pPr>
    <w:rPr>
      <w:rFonts w:ascii="Times New Roman" w:eastAsia="Times New Roman" w:hAnsi="Times New Roman" w:cs="Times New Roman"/>
      <w:lang w:val="en-IN" w:eastAsia="en-IN"/>
    </w:rPr>
  </w:style>
  <w:style w:type="character" w:styleId="SubtleEmphasis">
    <w:name w:val="Subtle Emphasis"/>
    <w:basedOn w:val="DefaultParagraphFont"/>
    <w:uiPriority w:val="19"/>
    <w:qFormat/>
    <w:rsid w:val="00AC3392"/>
    <w:rPr>
      <w:i/>
      <w:iCs/>
      <w:color w:val="404040" w:themeColor="text1" w:themeTint="BF"/>
    </w:rPr>
  </w:style>
  <w:style w:type="table" w:styleId="PlainTable3">
    <w:name w:val="Plain Table 3"/>
    <w:basedOn w:val="TableNormal"/>
    <w:uiPriority w:val="43"/>
    <w:rsid w:val="00E5102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rsid w:val="007A281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281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281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281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281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811"/>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96860"/>
    <w:rPr>
      <w:b/>
      <w:bCs/>
    </w:rPr>
  </w:style>
  <w:style w:type="table" w:styleId="GridTable4-Accent1">
    <w:name w:val="Grid Table 4 Accent 1"/>
    <w:basedOn w:val="TableNormal"/>
    <w:uiPriority w:val="49"/>
    <w:rsid w:val="004457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44575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1">
    <w:name w:val="Plain Table 1"/>
    <w:basedOn w:val="TableNormal"/>
    <w:uiPriority w:val="41"/>
    <w:rsid w:val="000D2BB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7378C"/>
    <w:rPr>
      <w:color w:val="2B579A"/>
      <w:shd w:val="clear" w:color="auto" w:fill="E1DFDD"/>
    </w:rPr>
  </w:style>
  <w:style w:type="table" w:styleId="LightGrid-Accent1">
    <w:name w:val="Light Grid Accent 1"/>
    <w:basedOn w:val="TableNormal"/>
    <w:uiPriority w:val="62"/>
    <w:rsid w:val="003124D1"/>
    <w:rPr>
      <w:rFonts w:eastAsiaTheme="minorEastAsia"/>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ListBullet">
    <w:name w:val="List Bullet"/>
    <w:basedOn w:val="Normal"/>
    <w:uiPriority w:val="99"/>
    <w:unhideWhenUsed/>
    <w:rsid w:val="00FE3FFF"/>
    <w:pPr>
      <w:numPr>
        <w:numId w:val="7"/>
      </w:numPr>
      <w:spacing w:after="200" w:line="276" w:lineRule="auto"/>
      <w:contextualSpacing/>
    </w:pPr>
    <w:rPr>
      <w:rFonts w:ascii="Calibri" w:eastAsiaTheme="minorEastAsia" w:hAnsi="Calibri"/>
      <w:sz w:val="22"/>
      <w:szCs w:val="22"/>
    </w:rPr>
  </w:style>
  <w:style w:type="table" w:styleId="GridTable4-Accent2">
    <w:name w:val="Grid Table 4 Accent 2"/>
    <w:basedOn w:val="TableNormal"/>
    <w:uiPriority w:val="49"/>
    <w:rsid w:val="002321F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DD59F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GridLight">
    <w:name w:val="Grid Table Light"/>
    <w:basedOn w:val="TableNormal"/>
    <w:uiPriority w:val="40"/>
    <w:rsid w:val="00AB75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2">
    <w:name w:val="my-2"/>
    <w:basedOn w:val="Normal"/>
    <w:rsid w:val="007A022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7451">
      <w:bodyDiv w:val="1"/>
      <w:marLeft w:val="0"/>
      <w:marRight w:val="0"/>
      <w:marTop w:val="0"/>
      <w:marBottom w:val="0"/>
      <w:divBdr>
        <w:top w:val="none" w:sz="0" w:space="0" w:color="auto"/>
        <w:left w:val="none" w:sz="0" w:space="0" w:color="auto"/>
        <w:bottom w:val="none" w:sz="0" w:space="0" w:color="auto"/>
        <w:right w:val="none" w:sz="0" w:space="0" w:color="auto"/>
      </w:divBdr>
    </w:div>
    <w:div w:id="35467580">
      <w:bodyDiv w:val="1"/>
      <w:marLeft w:val="0"/>
      <w:marRight w:val="0"/>
      <w:marTop w:val="0"/>
      <w:marBottom w:val="0"/>
      <w:divBdr>
        <w:top w:val="none" w:sz="0" w:space="0" w:color="auto"/>
        <w:left w:val="none" w:sz="0" w:space="0" w:color="auto"/>
        <w:bottom w:val="none" w:sz="0" w:space="0" w:color="auto"/>
        <w:right w:val="none" w:sz="0" w:space="0" w:color="auto"/>
      </w:divBdr>
    </w:div>
    <w:div w:id="48309815">
      <w:bodyDiv w:val="1"/>
      <w:marLeft w:val="0"/>
      <w:marRight w:val="0"/>
      <w:marTop w:val="0"/>
      <w:marBottom w:val="0"/>
      <w:divBdr>
        <w:top w:val="none" w:sz="0" w:space="0" w:color="auto"/>
        <w:left w:val="none" w:sz="0" w:space="0" w:color="auto"/>
        <w:bottom w:val="none" w:sz="0" w:space="0" w:color="auto"/>
        <w:right w:val="none" w:sz="0" w:space="0" w:color="auto"/>
      </w:divBdr>
      <w:divsChild>
        <w:div w:id="916672924">
          <w:marLeft w:val="418"/>
          <w:marRight w:val="0"/>
          <w:marTop w:val="0"/>
          <w:marBottom w:val="0"/>
          <w:divBdr>
            <w:top w:val="none" w:sz="0" w:space="0" w:color="auto"/>
            <w:left w:val="none" w:sz="0" w:space="0" w:color="auto"/>
            <w:bottom w:val="none" w:sz="0" w:space="0" w:color="auto"/>
            <w:right w:val="none" w:sz="0" w:space="0" w:color="auto"/>
          </w:divBdr>
        </w:div>
        <w:div w:id="1976401762">
          <w:marLeft w:val="418"/>
          <w:marRight w:val="0"/>
          <w:marTop w:val="0"/>
          <w:marBottom w:val="0"/>
          <w:divBdr>
            <w:top w:val="none" w:sz="0" w:space="0" w:color="auto"/>
            <w:left w:val="none" w:sz="0" w:space="0" w:color="auto"/>
            <w:bottom w:val="none" w:sz="0" w:space="0" w:color="auto"/>
            <w:right w:val="none" w:sz="0" w:space="0" w:color="auto"/>
          </w:divBdr>
        </w:div>
      </w:divsChild>
    </w:div>
    <w:div w:id="49888620">
      <w:bodyDiv w:val="1"/>
      <w:marLeft w:val="0"/>
      <w:marRight w:val="0"/>
      <w:marTop w:val="0"/>
      <w:marBottom w:val="0"/>
      <w:divBdr>
        <w:top w:val="none" w:sz="0" w:space="0" w:color="auto"/>
        <w:left w:val="none" w:sz="0" w:space="0" w:color="auto"/>
        <w:bottom w:val="none" w:sz="0" w:space="0" w:color="auto"/>
        <w:right w:val="none" w:sz="0" w:space="0" w:color="auto"/>
      </w:divBdr>
    </w:div>
    <w:div w:id="57748171">
      <w:bodyDiv w:val="1"/>
      <w:marLeft w:val="0"/>
      <w:marRight w:val="0"/>
      <w:marTop w:val="0"/>
      <w:marBottom w:val="0"/>
      <w:divBdr>
        <w:top w:val="none" w:sz="0" w:space="0" w:color="auto"/>
        <w:left w:val="none" w:sz="0" w:space="0" w:color="auto"/>
        <w:bottom w:val="none" w:sz="0" w:space="0" w:color="auto"/>
        <w:right w:val="none" w:sz="0" w:space="0" w:color="auto"/>
      </w:divBdr>
    </w:div>
    <w:div w:id="66925785">
      <w:bodyDiv w:val="1"/>
      <w:marLeft w:val="0"/>
      <w:marRight w:val="0"/>
      <w:marTop w:val="0"/>
      <w:marBottom w:val="0"/>
      <w:divBdr>
        <w:top w:val="none" w:sz="0" w:space="0" w:color="auto"/>
        <w:left w:val="none" w:sz="0" w:space="0" w:color="auto"/>
        <w:bottom w:val="none" w:sz="0" w:space="0" w:color="auto"/>
        <w:right w:val="none" w:sz="0" w:space="0" w:color="auto"/>
      </w:divBdr>
    </w:div>
    <w:div w:id="78605523">
      <w:bodyDiv w:val="1"/>
      <w:marLeft w:val="0"/>
      <w:marRight w:val="0"/>
      <w:marTop w:val="0"/>
      <w:marBottom w:val="0"/>
      <w:divBdr>
        <w:top w:val="none" w:sz="0" w:space="0" w:color="auto"/>
        <w:left w:val="none" w:sz="0" w:space="0" w:color="auto"/>
        <w:bottom w:val="none" w:sz="0" w:space="0" w:color="auto"/>
        <w:right w:val="none" w:sz="0" w:space="0" w:color="auto"/>
      </w:divBdr>
    </w:div>
    <w:div w:id="145321176">
      <w:bodyDiv w:val="1"/>
      <w:marLeft w:val="0"/>
      <w:marRight w:val="0"/>
      <w:marTop w:val="0"/>
      <w:marBottom w:val="0"/>
      <w:divBdr>
        <w:top w:val="none" w:sz="0" w:space="0" w:color="auto"/>
        <w:left w:val="none" w:sz="0" w:space="0" w:color="auto"/>
        <w:bottom w:val="none" w:sz="0" w:space="0" w:color="auto"/>
        <w:right w:val="none" w:sz="0" w:space="0" w:color="auto"/>
      </w:divBdr>
    </w:div>
    <w:div w:id="174223628">
      <w:bodyDiv w:val="1"/>
      <w:marLeft w:val="0"/>
      <w:marRight w:val="0"/>
      <w:marTop w:val="0"/>
      <w:marBottom w:val="0"/>
      <w:divBdr>
        <w:top w:val="none" w:sz="0" w:space="0" w:color="auto"/>
        <w:left w:val="none" w:sz="0" w:space="0" w:color="auto"/>
        <w:bottom w:val="none" w:sz="0" w:space="0" w:color="auto"/>
        <w:right w:val="none" w:sz="0" w:space="0" w:color="auto"/>
      </w:divBdr>
    </w:div>
    <w:div w:id="186717375">
      <w:bodyDiv w:val="1"/>
      <w:marLeft w:val="0"/>
      <w:marRight w:val="0"/>
      <w:marTop w:val="0"/>
      <w:marBottom w:val="0"/>
      <w:divBdr>
        <w:top w:val="none" w:sz="0" w:space="0" w:color="auto"/>
        <w:left w:val="none" w:sz="0" w:space="0" w:color="auto"/>
        <w:bottom w:val="none" w:sz="0" w:space="0" w:color="auto"/>
        <w:right w:val="none" w:sz="0" w:space="0" w:color="auto"/>
      </w:divBdr>
    </w:div>
    <w:div w:id="196159573">
      <w:bodyDiv w:val="1"/>
      <w:marLeft w:val="0"/>
      <w:marRight w:val="0"/>
      <w:marTop w:val="0"/>
      <w:marBottom w:val="0"/>
      <w:divBdr>
        <w:top w:val="none" w:sz="0" w:space="0" w:color="auto"/>
        <w:left w:val="none" w:sz="0" w:space="0" w:color="auto"/>
        <w:bottom w:val="none" w:sz="0" w:space="0" w:color="auto"/>
        <w:right w:val="none" w:sz="0" w:space="0" w:color="auto"/>
      </w:divBdr>
    </w:div>
    <w:div w:id="205728416">
      <w:bodyDiv w:val="1"/>
      <w:marLeft w:val="0"/>
      <w:marRight w:val="0"/>
      <w:marTop w:val="0"/>
      <w:marBottom w:val="0"/>
      <w:divBdr>
        <w:top w:val="none" w:sz="0" w:space="0" w:color="auto"/>
        <w:left w:val="none" w:sz="0" w:space="0" w:color="auto"/>
        <w:bottom w:val="none" w:sz="0" w:space="0" w:color="auto"/>
        <w:right w:val="none" w:sz="0" w:space="0" w:color="auto"/>
      </w:divBdr>
      <w:divsChild>
        <w:div w:id="270090009">
          <w:marLeft w:val="418"/>
          <w:marRight w:val="0"/>
          <w:marTop w:val="0"/>
          <w:marBottom w:val="0"/>
          <w:divBdr>
            <w:top w:val="none" w:sz="0" w:space="0" w:color="auto"/>
            <w:left w:val="none" w:sz="0" w:space="0" w:color="auto"/>
            <w:bottom w:val="none" w:sz="0" w:space="0" w:color="auto"/>
            <w:right w:val="none" w:sz="0" w:space="0" w:color="auto"/>
          </w:divBdr>
        </w:div>
        <w:div w:id="281694931">
          <w:marLeft w:val="418"/>
          <w:marRight w:val="0"/>
          <w:marTop w:val="0"/>
          <w:marBottom w:val="0"/>
          <w:divBdr>
            <w:top w:val="none" w:sz="0" w:space="0" w:color="auto"/>
            <w:left w:val="none" w:sz="0" w:space="0" w:color="auto"/>
            <w:bottom w:val="none" w:sz="0" w:space="0" w:color="auto"/>
            <w:right w:val="none" w:sz="0" w:space="0" w:color="auto"/>
          </w:divBdr>
        </w:div>
        <w:div w:id="1913931654">
          <w:marLeft w:val="418"/>
          <w:marRight w:val="0"/>
          <w:marTop w:val="0"/>
          <w:marBottom w:val="0"/>
          <w:divBdr>
            <w:top w:val="none" w:sz="0" w:space="0" w:color="auto"/>
            <w:left w:val="none" w:sz="0" w:space="0" w:color="auto"/>
            <w:bottom w:val="none" w:sz="0" w:space="0" w:color="auto"/>
            <w:right w:val="none" w:sz="0" w:space="0" w:color="auto"/>
          </w:divBdr>
        </w:div>
        <w:div w:id="2029602993">
          <w:marLeft w:val="418"/>
          <w:marRight w:val="0"/>
          <w:marTop w:val="0"/>
          <w:marBottom w:val="0"/>
          <w:divBdr>
            <w:top w:val="none" w:sz="0" w:space="0" w:color="auto"/>
            <w:left w:val="none" w:sz="0" w:space="0" w:color="auto"/>
            <w:bottom w:val="none" w:sz="0" w:space="0" w:color="auto"/>
            <w:right w:val="none" w:sz="0" w:space="0" w:color="auto"/>
          </w:divBdr>
        </w:div>
      </w:divsChild>
    </w:div>
    <w:div w:id="246812506">
      <w:bodyDiv w:val="1"/>
      <w:marLeft w:val="0"/>
      <w:marRight w:val="0"/>
      <w:marTop w:val="0"/>
      <w:marBottom w:val="0"/>
      <w:divBdr>
        <w:top w:val="none" w:sz="0" w:space="0" w:color="auto"/>
        <w:left w:val="none" w:sz="0" w:space="0" w:color="auto"/>
        <w:bottom w:val="none" w:sz="0" w:space="0" w:color="auto"/>
        <w:right w:val="none" w:sz="0" w:space="0" w:color="auto"/>
      </w:divBdr>
    </w:div>
    <w:div w:id="248584261">
      <w:bodyDiv w:val="1"/>
      <w:marLeft w:val="0"/>
      <w:marRight w:val="0"/>
      <w:marTop w:val="0"/>
      <w:marBottom w:val="0"/>
      <w:divBdr>
        <w:top w:val="none" w:sz="0" w:space="0" w:color="auto"/>
        <w:left w:val="none" w:sz="0" w:space="0" w:color="auto"/>
        <w:bottom w:val="none" w:sz="0" w:space="0" w:color="auto"/>
        <w:right w:val="none" w:sz="0" w:space="0" w:color="auto"/>
      </w:divBdr>
    </w:div>
    <w:div w:id="272639311">
      <w:bodyDiv w:val="1"/>
      <w:marLeft w:val="0"/>
      <w:marRight w:val="0"/>
      <w:marTop w:val="0"/>
      <w:marBottom w:val="0"/>
      <w:divBdr>
        <w:top w:val="none" w:sz="0" w:space="0" w:color="auto"/>
        <w:left w:val="none" w:sz="0" w:space="0" w:color="auto"/>
        <w:bottom w:val="none" w:sz="0" w:space="0" w:color="auto"/>
        <w:right w:val="none" w:sz="0" w:space="0" w:color="auto"/>
      </w:divBdr>
      <w:divsChild>
        <w:div w:id="800415814">
          <w:marLeft w:val="274"/>
          <w:marRight w:val="0"/>
          <w:marTop w:val="0"/>
          <w:marBottom w:val="0"/>
          <w:divBdr>
            <w:top w:val="none" w:sz="0" w:space="0" w:color="auto"/>
            <w:left w:val="none" w:sz="0" w:space="0" w:color="auto"/>
            <w:bottom w:val="none" w:sz="0" w:space="0" w:color="auto"/>
            <w:right w:val="none" w:sz="0" w:space="0" w:color="auto"/>
          </w:divBdr>
        </w:div>
      </w:divsChild>
    </w:div>
    <w:div w:id="283121043">
      <w:bodyDiv w:val="1"/>
      <w:marLeft w:val="0"/>
      <w:marRight w:val="0"/>
      <w:marTop w:val="0"/>
      <w:marBottom w:val="0"/>
      <w:divBdr>
        <w:top w:val="none" w:sz="0" w:space="0" w:color="auto"/>
        <w:left w:val="none" w:sz="0" w:space="0" w:color="auto"/>
        <w:bottom w:val="none" w:sz="0" w:space="0" w:color="auto"/>
        <w:right w:val="none" w:sz="0" w:space="0" w:color="auto"/>
      </w:divBdr>
    </w:div>
    <w:div w:id="301890287">
      <w:bodyDiv w:val="1"/>
      <w:marLeft w:val="0"/>
      <w:marRight w:val="0"/>
      <w:marTop w:val="0"/>
      <w:marBottom w:val="0"/>
      <w:divBdr>
        <w:top w:val="none" w:sz="0" w:space="0" w:color="auto"/>
        <w:left w:val="none" w:sz="0" w:space="0" w:color="auto"/>
        <w:bottom w:val="none" w:sz="0" w:space="0" w:color="auto"/>
        <w:right w:val="none" w:sz="0" w:space="0" w:color="auto"/>
      </w:divBdr>
    </w:div>
    <w:div w:id="304093193">
      <w:bodyDiv w:val="1"/>
      <w:marLeft w:val="0"/>
      <w:marRight w:val="0"/>
      <w:marTop w:val="0"/>
      <w:marBottom w:val="0"/>
      <w:divBdr>
        <w:top w:val="none" w:sz="0" w:space="0" w:color="auto"/>
        <w:left w:val="none" w:sz="0" w:space="0" w:color="auto"/>
        <w:bottom w:val="none" w:sz="0" w:space="0" w:color="auto"/>
        <w:right w:val="none" w:sz="0" w:space="0" w:color="auto"/>
      </w:divBdr>
    </w:div>
    <w:div w:id="323511750">
      <w:bodyDiv w:val="1"/>
      <w:marLeft w:val="0"/>
      <w:marRight w:val="0"/>
      <w:marTop w:val="0"/>
      <w:marBottom w:val="0"/>
      <w:divBdr>
        <w:top w:val="none" w:sz="0" w:space="0" w:color="auto"/>
        <w:left w:val="none" w:sz="0" w:space="0" w:color="auto"/>
        <w:bottom w:val="none" w:sz="0" w:space="0" w:color="auto"/>
        <w:right w:val="none" w:sz="0" w:space="0" w:color="auto"/>
      </w:divBdr>
    </w:div>
    <w:div w:id="350693337">
      <w:bodyDiv w:val="1"/>
      <w:marLeft w:val="0"/>
      <w:marRight w:val="0"/>
      <w:marTop w:val="0"/>
      <w:marBottom w:val="0"/>
      <w:divBdr>
        <w:top w:val="none" w:sz="0" w:space="0" w:color="auto"/>
        <w:left w:val="none" w:sz="0" w:space="0" w:color="auto"/>
        <w:bottom w:val="none" w:sz="0" w:space="0" w:color="auto"/>
        <w:right w:val="none" w:sz="0" w:space="0" w:color="auto"/>
      </w:divBdr>
      <w:divsChild>
        <w:div w:id="2113747165">
          <w:marLeft w:val="274"/>
          <w:marRight w:val="0"/>
          <w:marTop w:val="0"/>
          <w:marBottom w:val="0"/>
          <w:divBdr>
            <w:top w:val="none" w:sz="0" w:space="0" w:color="auto"/>
            <w:left w:val="none" w:sz="0" w:space="0" w:color="auto"/>
            <w:bottom w:val="none" w:sz="0" w:space="0" w:color="auto"/>
            <w:right w:val="none" w:sz="0" w:space="0" w:color="auto"/>
          </w:divBdr>
        </w:div>
      </w:divsChild>
    </w:div>
    <w:div w:id="392392272">
      <w:bodyDiv w:val="1"/>
      <w:marLeft w:val="0"/>
      <w:marRight w:val="0"/>
      <w:marTop w:val="0"/>
      <w:marBottom w:val="0"/>
      <w:divBdr>
        <w:top w:val="none" w:sz="0" w:space="0" w:color="auto"/>
        <w:left w:val="none" w:sz="0" w:space="0" w:color="auto"/>
        <w:bottom w:val="none" w:sz="0" w:space="0" w:color="auto"/>
        <w:right w:val="none" w:sz="0" w:space="0" w:color="auto"/>
      </w:divBdr>
    </w:div>
    <w:div w:id="399138589">
      <w:bodyDiv w:val="1"/>
      <w:marLeft w:val="0"/>
      <w:marRight w:val="0"/>
      <w:marTop w:val="0"/>
      <w:marBottom w:val="0"/>
      <w:divBdr>
        <w:top w:val="none" w:sz="0" w:space="0" w:color="auto"/>
        <w:left w:val="none" w:sz="0" w:space="0" w:color="auto"/>
        <w:bottom w:val="none" w:sz="0" w:space="0" w:color="auto"/>
        <w:right w:val="none" w:sz="0" w:space="0" w:color="auto"/>
      </w:divBdr>
    </w:div>
    <w:div w:id="405104435">
      <w:bodyDiv w:val="1"/>
      <w:marLeft w:val="0"/>
      <w:marRight w:val="0"/>
      <w:marTop w:val="0"/>
      <w:marBottom w:val="0"/>
      <w:divBdr>
        <w:top w:val="none" w:sz="0" w:space="0" w:color="auto"/>
        <w:left w:val="none" w:sz="0" w:space="0" w:color="auto"/>
        <w:bottom w:val="none" w:sz="0" w:space="0" w:color="auto"/>
        <w:right w:val="none" w:sz="0" w:space="0" w:color="auto"/>
      </w:divBdr>
    </w:div>
    <w:div w:id="448746627">
      <w:bodyDiv w:val="1"/>
      <w:marLeft w:val="0"/>
      <w:marRight w:val="0"/>
      <w:marTop w:val="0"/>
      <w:marBottom w:val="0"/>
      <w:divBdr>
        <w:top w:val="none" w:sz="0" w:space="0" w:color="auto"/>
        <w:left w:val="none" w:sz="0" w:space="0" w:color="auto"/>
        <w:bottom w:val="none" w:sz="0" w:space="0" w:color="auto"/>
        <w:right w:val="none" w:sz="0" w:space="0" w:color="auto"/>
      </w:divBdr>
      <w:divsChild>
        <w:div w:id="412706759">
          <w:marLeft w:val="0"/>
          <w:marRight w:val="0"/>
          <w:marTop w:val="0"/>
          <w:marBottom w:val="0"/>
          <w:divBdr>
            <w:top w:val="single" w:sz="2" w:space="0" w:color="D9D9E3"/>
            <w:left w:val="single" w:sz="2" w:space="0" w:color="D9D9E3"/>
            <w:bottom w:val="single" w:sz="2" w:space="0" w:color="D9D9E3"/>
            <w:right w:val="single" w:sz="2" w:space="0" w:color="D9D9E3"/>
          </w:divBdr>
          <w:divsChild>
            <w:div w:id="854458378">
              <w:marLeft w:val="0"/>
              <w:marRight w:val="0"/>
              <w:marTop w:val="0"/>
              <w:marBottom w:val="0"/>
              <w:divBdr>
                <w:top w:val="single" w:sz="2" w:space="0" w:color="D9D9E3"/>
                <w:left w:val="single" w:sz="2" w:space="0" w:color="D9D9E3"/>
                <w:bottom w:val="single" w:sz="2" w:space="0" w:color="D9D9E3"/>
                <w:right w:val="single" w:sz="2" w:space="0" w:color="D9D9E3"/>
              </w:divBdr>
              <w:divsChild>
                <w:div w:id="912813452">
                  <w:marLeft w:val="0"/>
                  <w:marRight w:val="0"/>
                  <w:marTop w:val="0"/>
                  <w:marBottom w:val="0"/>
                  <w:divBdr>
                    <w:top w:val="single" w:sz="2" w:space="0" w:color="D9D9E3"/>
                    <w:left w:val="single" w:sz="2" w:space="0" w:color="D9D9E3"/>
                    <w:bottom w:val="single" w:sz="2" w:space="0" w:color="D9D9E3"/>
                    <w:right w:val="single" w:sz="2" w:space="0" w:color="D9D9E3"/>
                  </w:divBdr>
                  <w:divsChild>
                    <w:div w:id="755593585">
                      <w:marLeft w:val="0"/>
                      <w:marRight w:val="0"/>
                      <w:marTop w:val="0"/>
                      <w:marBottom w:val="0"/>
                      <w:divBdr>
                        <w:top w:val="single" w:sz="2" w:space="0" w:color="D9D9E3"/>
                        <w:left w:val="single" w:sz="2" w:space="0" w:color="D9D9E3"/>
                        <w:bottom w:val="single" w:sz="2" w:space="0" w:color="D9D9E3"/>
                        <w:right w:val="single" w:sz="2" w:space="0" w:color="D9D9E3"/>
                      </w:divBdr>
                      <w:divsChild>
                        <w:div w:id="535389582">
                          <w:marLeft w:val="0"/>
                          <w:marRight w:val="0"/>
                          <w:marTop w:val="0"/>
                          <w:marBottom w:val="0"/>
                          <w:divBdr>
                            <w:top w:val="single" w:sz="2" w:space="0" w:color="auto"/>
                            <w:left w:val="single" w:sz="2" w:space="0" w:color="auto"/>
                            <w:bottom w:val="single" w:sz="6" w:space="0" w:color="auto"/>
                            <w:right w:val="single" w:sz="2" w:space="0" w:color="auto"/>
                          </w:divBdr>
                          <w:divsChild>
                            <w:div w:id="1986005384">
                              <w:marLeft w:val="0"/>
                              <w:marRight w:val="0"/>
                              <w:marTop w:val="100"/>
                              <w:marBottom w:val="100"/>
                              <w:divBdr>
                                <w:top w:val="single" w:sz="2" w:space="0" w:color="D9D9E3"/>
                                <w:left w:val="single" w:sz="2" w:space="0" w:color="D9D9E3"/>
                                <w:bottom w:val="single" w:sz="2" w:space="0" w:color="D9D9E3"/>
                                <w:right w:val="single" w:sz="2" w:space="0" w:color="D9D9E3"/>
                              </w:divBdr>
                              <w:divsChild>
                                <w:div w:id="901670622">
                                  <w:marLeft w:val="0"/>
                                  <w:marRight w:val="0"/>
                                  <w:marTop w:val="0"/>
                                  <w:marBottom w:val="0"/>
                                  <w:divBdr>
                                    <w:top w:val="single" w:sz="2" w:space="0" w:color="D9D9E3"/>
                                    <w:left w:val="single" w:sz="2" w:space="0" w:color="D9D9E3"/>
                                    <w:bottom w:val="single" w:sz="2" w:space="0" w:color="D9D9E3"/>
                                    <w:right w:val="single" w:sz="2" w:space="0" w:color="D9D9E3"/>
                                  </w:divBdr>
                                  <w:divsChild>
                                    <w:div w:id="1943880740">
                                      <w:marLeft w:val="0"/>
                                      <w:marRight w:val="0"/>
                                      <w:marTop w:val="0"/>
                                      <w:marBottom w:val="0"/>
                                      <w:divBdr>
                                        <w:top w:val="single" w:sz="2" w:space="0" w:color="D9D9E3"/>
                                        <w:left w:val="single" w:sz="2" w:space="0" w:color="D9D9E3"/>
                                        <w:bottom w:val="single" w:sz="2" w:space="0" w:color="D9D9E3"/>
                                        <w:right w:val="single" w:sz="2" w:space="0" w:color="D9D9E3"/>
                                      </w:divBdr>
                                      <w:divsChild>
                                        <w:div w:id="1247113624">
                                          <w:marLeft w:val="0"/>
                                          <w:marRight w:val="0"/>
                                          <w:marTop w:val="0"/>
                                          <w:marBottom w:val="0"/>
                                          <w:divBdr>
                                            <w:top w:val="single" w:sz="2" w:space="0" w:color="D9D9E3"/>
                                            <w:left w:val="single" w:sz="2" w:space="0" w:color="D9D9E3"/>
                                            <w:bottom w:val="single" w:sz="2" w:space="0" w:color="D9D9E3"/>
                                            <w:right w:val="single" w:sz="2" w:space="0" w:color="D9D9E3"/>
                                          </w:divBdr>
                                          <w:divsChild>
                                            <w:div w:id="1294336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3943308">
          <w:marLeft w:val="0"/>
          <w:marRight w:val="0"/>
          <w:marTop w:val="0"/>
          <w:marBottom w:val="0"/>
          <w:divBdr>
            <w:top w:val="none" w:sz="0" w:space="0" w:color="auto"/>
            <w:left w:val="none" w:sz="0" w:space="0" w:color="auto"/>
            <w:bottom w:val="none" w:sz="0" w:space="0" w:color="auto"/>
            <w:right w:val="none" w:sz="0" w:space="0" w:color="auto"/>
          </w:divBdr>
        </w:div>
      </w:divsChild>
    </w:div>
    <w:div w:id="449708561">
      <w:bodyDiv w:val="1"/>
      <w:marLeft w:val="0"/>
      <w:marRight w:val="0"/>
      <w:marTop w:val="0"/>
      <w:marBottom w:val="0"/>
      <w:divBdr>
        <w:top w:val="none" w:sz="0" w:space="0" w:color="auto"/>
        <w:left w:val="none" w:sz="0" w:space="0" w:color="auto"/>
        <w:bottom w:val="none" w:sz="0" w:space="0" w:color="auto"/>
        <w:right w:val="none" w:sz="0" w:space="0" w:color="auto"/>
      </w:divBdr>
      <w:divsChild>
        <w:div w:id="337655548">
          <w:marLeft w:val="547"/>
          <w:marRight w:val="0"/>
          <w:marTop w:val="200"/>
          <w:marBottom w:val="0"/>
          <w:divBdr>
            <w:top w:val="none" w:sz="0" w:space="0" w:color="auto"/>
            <w:left w:val="none" w:sz="0" w:space="0" w:color="auto"/>
            <w:bottom w:val="none" w:sz="0" w:space="0" w:color="auto"/>
            <w:right w:val="none" w:sz="0" w:space="0" w:color="auto"/>
          </w:divBdr>
        </w:div>
        <w:div w:id="457798041">
          <w:marLeft w:val="547"/>
          <w:marRight w:val="0"/>
          <w:marTop w:val="200"/>
          <w:marBottom w:val="0"/>
          <w:divBdr>
            <w:top w:val="none" w:sz="0" w:space="0" w:color="auto"/>
            <w:left w:val="none" w:sz="0" w:space="0" w:color="auto"/>
            <w:bottom w:val="none" w:sz="0" w:space="0" w:color="auto"/>
            <w:right w:val="none" w:sz="0" w:space="0" w:color="auto"/>
          </w:divBdr>
        </w:div>
        <w:div w:id="727413268">
          <w:marLeft w:val="547"/>
          <w:marRight w:val="0"/>
          <w:marTop w:val="200"/>
          <w:marBottom w:val="0"/>
          <w:divBdr>
            <w:top w:val="none" w:sz="0" w:space="0" w:color="auto"/>
            <w:left w:val="none" w:sz="0" w:space="0" w:color="auto"/>
            <w:bottom w:val="none" w:sz="0" w:space="0" w:color="auto"/>
            <w:right w:val="none" w:sz="0" w:space="0" w:color="auto"/>
          </w:divBdr>
        </w:div>
        <w:div w:id="1484732499">
          <w:marLeft w:val="547"/>
          <w:marRight w:val="0"/>
          <w:marTop w:val="200"/>
          <w:marBottom w:val="0"/>
          <w:divBdr>
            <w:top w:val="none" w:sz="0" w:space="0" w:color="auto"/>
            <w:left w:val="none" w:sz="0" w:space="0" w:color="auto"/>
            <w:bottom w:val="none" w:sz="0" w:space="0" w:color="auto"/>
            <w:right w:val="none" w:sz="0" w:space="0" w:color="auto"/>
          </w:divBdr>
        </w:div>
        <w:div w:id="1851287343">
          <w:marLeft w:val="547"/>
          <w:marRight w:val="0"/>
          <w:marTop w:val="200"/>
          <w:marBottom w:val="0"/>
          <w:divBdr>
            <w:top w:val="none" w:sz="0" w:space="0" w:color="auto"/>
            <w:left w:val="none" w:sz="0" w:space="0" w:color="auto"/>
            <w:bottom w:val="none" w:sz="0" w:space="0" w:color="auto"/>
            <w:right w:val="none" w:sz="0" w:space="0" w:color="auto"/>
          </w:divBdr>
        </w:div>
        <w:div w:id="1932660260">
          <w:marLeft w:val="547"/>
          <w:marRight w:val="0"/>
          <w:marTop w:val="200"/>
          <w:marBottom w:val="0"/>
          <w:divBdr>
            <w:top w:val="none" w:sz="0" w:space="0" w:color="auto"/>
            <w:left w:val="none" w:sz="0" w:space="0" w:color="auto"/>
            <w:bottom w:val="none" w:sz="0" w:space="0" w:color="auto"/>
            <w:right w:val="none" w:sz="0" w:space="0" w:color="auto"/>
          </w:divBdr>
        </w:div>
      </w:divsChild>
    </w:div>
    <w:div w:id="512232310">
      <w:bodyDiv w:val="1"/>
      <w:marLeft w:val="0"/>
      <w:marRight w:val="0"/>
      <w:marTop w:val="0"/>
      <w:marBottom w:val="0"/>
      <w:divBdr>
        <w:top w:val="none" w:sz="0" w:space="0" w:color="auto"/>
        <w:left w:val="none" w:sz="0" w:space="0" w:color="auto"/>
        <w:bottom w:val="none" w:sz="0" w:space="0" w:color="auto"/>
        <w:right w:val="none" w:sz="0" w:space="0" w:color="auto"/>
      </w:divBdr>
    </w:div>
    <w:div w:id="543832557">
      <w:bodyDiv w:val="1"/>
      <w:marLeft w:val="0"/>
      <w:marRight w:val="0"/>
      <w:marTop w:val="0"/>
      <w:marBottom w:val="0"/>
      <w:divBdr>
        <w:top w:val="none" w:sz="0" w:space="0" w:color="auto"/>
        <w:left w:val="none" w:sz="0" w:space="0" w:color="auto"/>
        <w:bottom w:val="none" w:sz="0" w:space="0" w:color="auto"/>
        <w:right w:val="none" w:sz="0" w:space="0" w:color="auto"/>
      </w:divBdr>
    </w:div>
    <w:div w:id="550308444">
      <w:bodyDiv w:val="1"/>
      <w:marLeft w:val="0"/>
      <w:marRight w:val="0"/>
      <w:marTop w:val="0"/>
      <w:marBottom w:val="0"/>
      <w:divBdr>
        <w:top w:val="none" w:sz="0" w:space="0" w:color="auto"/>
        <w:left w:val="none" w:sz="0" w:space="0" w:color="auto"/>
        <w:bottom w:val="none" w:sz="0" w:space="0" w:color="auto"/>
        <w:right w:val="none" w:sz="0" w:space="0" w:color="auto"/>
      </w:divBdr>
    </w:div>
    <w:div w:id="553346393">
      <w:bodyDiv w:val="1"/>
      <w:marLeft w:val="0"/>
      <w:marRight w:val="0"/>
      <w:marTop w:val="0"/>
      <w:marBottom w:val="0"/>
      <w:divBdr>
        <w:top w:val="none" w:sz="0" w:space="0" w:color="auto"/>
        <w:left w:val="none" w:sz="0" w:space="0" w:color="auto"/>
        <w:bottom w:val="none" w:sz="0" w:space="0" w:color="auto"/>
        <w:right w:val="none" w:sz="0" w:space="0" w:color="auto"/>
      </w:divBdr>
    </w:div>
    <w:div w:id="567614238">
      <w:bodyDiv w:val="1"/>
      <w:marLeft w:val="0"/>
      <w:marRight w:val="0"/>
      <w:marTop w:val="0"/>
      <w:marBottom w:val="0"/>
      <w:divBdr>
        <w:top w:val="none" w:sz="0" w:space="0" w:color="auto"/>
        <w:left w:val="none" w:sz="0" w:space="0" w:color="auto"/>
        <w:bottom w:val="none" w:sz="0" w:space="0" w:color="auto"/>
        <w:right w:val="none" w:sz="0" w:space="0" w:color="auto"/>
      </w:divBdr>
    </w:div>
    <w:div w:id="572784977">
      <w:bodyDiv w:val="1"/>
      <w:marLeft w:val="0"/>
      <w:marRight w:val="0"/>
      <w:marTop w:val="0"/>
      <w:marBottom w:val="0"/>
      <w:divBdr>
        <w:top w:val="none" w:sz="0" w:space="0" w:color="auto"/>
        <w:left w:val="none" w:sz="0" w:space="0" w:color="auto"/>
        <w:bottom w:val="none" w:sz="0" w:space="0" w:color="auto"/>
        <w:right w:val="none" w:sz="0" w:space="0" w:color="auto"/>
      </w:divBdr>
    </w:div>
    <w:div w:id="573466156">
      <w:bodyDiv w:val="1"/>
      <w:marLeft w:val="0"/>
      <w:marRight w:val="0"/>
      <w:marTop w:val="0"/>
      <w:marBottom w:val="0"/>
      <w:divBdr>
        <w:top w:val="none" w:sz="0" w:space="0" w:color="auto"/>
        <w:left w:val="none" w:sz="0" w:space="0" w:color="auto"/>
        <w:bottom w:val="none" w:sz="0" w:space="0" w:color="auto"/>
        <w:right w:val="none" w:sz="0" w:space="0" w:color="auto"/>
      </w:divBdr>
      <w:divsChild>
        <w:div w:id="674771731">
          <w:marLeft w:val="0"/>
          <w:marRight w:val="0"/>
          <w:marTop w:val="0"/>
          <w:marBottom w:val="0"/>
          <w:divBdr>
            <w:top w:val="single" w:sz="2" w:space="0" w:color="D9D9E3"/>
            <w:left w:val="single" w:sz="2" w:space="0" w:color="D9D9E3"/>
            <w:bottom w:val="single" w:sz="2" w:space="0" w:color="D9D9E3"/>
            <w:right w:val="single" w:sz="2" w:space="0" w:color="D9D9E3"/>
          </w:divBdr>
          <w:divsChild>
            <w:div w:id="1968512717">
              <w:marLeft w:val="0"/>
              <w:marRight w:val="0"/>
              <w:marTop w:val="0"/>
              <w:marBottom w:val="0"/>
              <w:divBdr>
                <w:top w:val="single" w:sz="2" w:space="0" w:color="D9D9E3"/>
                <w:left w:val="single" w:sz="2" w:space="0" w:color="D9D9E3"/>
                <w:bottom w:val="single" w:sz="2" w:space="0" w:color="D9D9E3"/>
                <w:right w:val="single" w:sz="2" w:space="0" w:color="D9D9E3"/>
              </w:divBdr>
              <w:divsChild>
                <w:div w:id="1125076900">
                  <w:marLeft w:val="0"/>
                  <w:marRight w:val="0"/>
                  <w:marTop w:val="0"/>
                  <w:marBottom w:val="0"/>
                  <w:divBdr>
                    <w:top w:val="single" w:sz="2" w:space="0" w:color="D9D9E3"/>
                    <w:left w:val="single" w:sz="2" w:space="0" w:color="D9D9E3"/>
                    <w:bottom w:val="single" w:sz="2" w:space="0" w:color="D9D9E3"/>
                    <w:right w:val="single" w:sz="2" w:space="0" w:color="D9D9E3"/>
                  </w:divBdr>
                  <w:divsChild>
                    <w:div w:id="1575236613">
                      <w:marLeft w:val="0"/>
                      <w:marRight w:val="0"/>
                      <w:marTop w:val="0"/>
                      <w:marBottom w:val="0"/>
                      <w:divBdr>
                        <w:top w:val="single" w:sz="2" w:space="0" w:color="D9D9E3"/>
                        <w:left w:val="single" w:sz="2" w:space="0" w:color="D9D9E3"/>
                        <w:bottom w:val="single" w:sz="2" w:space="0" w:color="D9D9E3"/>
                        <w:right w:val="single" w:sz="2" w:space="0" w:color="D9D9E3"/>
                      </w:divBdr>
                      <w:divsChild>
                        <w:div w:id="385764206">
                          <w:marLeft w:val="0"/>
                          <w:marRight w:val="0"/>
                          <w:marTop w:val="0"/>
                          <w:marBottom w:val="0"/>
                          <w:divBdr>
                            <w:top w:val="single" w:sz="2" w:space="0" w:color="auto"/>
                            <w:left w:val="single" w:sz="2" w:space="0" w:color="auto"/>
                            <w:bottom w:val="single" w:sz="6" w:space="0" w:color="auto"/>
                            <w:right w:val="single" w:sz="2" w:space="0" w:color="auto"/>
                          </w:divBdr>
                          <w:divsChild>
                            <w:div w:id="1007944952">
                              <w:marLeft w:val="0"/>
                              <w:marRight w:val="0"/>
                              <w:marTop w:val="100"/>
                              <w:marBottom w:val="100"/>
                              <w:divBdr>
                                <w:top w:val="single" w:sz="2" w:space="0" w:color="D9D9E3"/>
                                <w:left w:val="single" w:sz="2" w:space="0" w:color="D9D9E3"/>
                                <w:bottom w:val="single" w:sz="2" w:space="0" w:color="D9D9E3"/>
                                <w:right w:val="single" w:sz="2" w:space="0" w:color="D9D9E3"/>
                              </w:divBdr>
                              <w:divsChild>
                                <w:div w:id="1899708999">
                                  <w:marLeft w:val="0"/>
                                  <w:marRight w:val="0"/>
                                  <w:marTop w:val="0"/>
                                  <w:marBottom w:val="0"/>
                                  <w:divBdr>
                                    <w:top w:val="single" w:sz="2" w:space="0" w:color="D9D9E3"/>
                                    <w:left w:val="single" w:sz="2" w:space="0" w:color="D9D9E3"/>
                                    <w:bottom w:val="single" w:sz="2" w:space="0" w:color="D9D9E3"/>
                                    <w:right w:val="single" w:sz="2" w:space="0" w:color="D9D9E3"/>
                                  </w:divBdr>
                                  <w:divsChild>
                                    <w:div w:id="186213633">
                                      <w:marLeft w:val="0"/>
                                      <w:marRight w:val="0"/>
                                      <w:marTop w:val="0"/>
                                      <w:marBottom w:val="0"/>
                                      <w:divBdr>
                                        <w:top w:val="single" w:sz="2" w:space="0" w:color="D9D9E3"/>
                                        <w:left w:val="single" w:sz="2" w:space="0" w:color="D9D9E3"/>
                                        <w:bottom w:val="single" w:sz="2" w:space="0" w:color="D9D9E3"/>
                                        <w:right w:val="single" w:sz="2" w:space="0" w:color="D9D9E3"/>
                                      </w:divBdr>
                                      <w:divsChild>
                                        <w:div w:id="1443453338">
                                          <w:marLeft w:val="0"/>
                                          <w:marRight w:val="0"/>
                                          <w:marTop w:val="0"/>
                                          <w:marBottom w:val="0"/>
                                          <w:divBdr>
                                            <w:top w:val="single" w:sz="2" w:space="0" w:color="D9D9E3"/>
                                            <w:left w:val="single" w:sz="2" w:space="0" w:color="D9D9E3"/>
                                            <w:bottom w:val="single" w:sz="2" w:space="0" w:color="D9D9E3"/>
                                            <w:right w:val="single" w:sz="2" w:space="0" w:color="D9D9E3"/>
                                          </w:divBdr>
                                          <w:divsChild>
                                            <w:div w:id="2077236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78796804">
          <w:marLeft w:val="0"/>
          <w:marRight w:val="0"/>
          <w:marTop w:val="0"/>
          <w:marBottom w:val="0"/>
          <w:divBdr>
            <w:top w:val="none" w:sz="0" w:space="0" w:color="auto"/>
            <w:left w:val="none" w:sz="0" w:space="0" w:color="auto"/>
            <w:bottom w:val="none" w:sz="0" w:space="0" w:color="auto"/>
            <w:right w:val="none" w:sz="0" w:space="0" w:color="auto"/>
          </w:divBdr>
        </w:div>
      </w:divsChild>
    </w:div>
    <w:div w:id="611209534">
      <w:bodyDiv w:val="1"/>
      <w:marLeft w:val="0"/>
      <w:marRight w:val="0"/>
      <w:marTop w:val="0"/>
      <w:marBottom w:val="0"/>
      <w:divBdr>
        <w:top w:val="none" w:sz="0" w:space="0" w:color="auto"/>
        <w:left w:val="none" w:sz="0" w:space="0" w:color="auto"/>
        <w:bottom w:val="none" w:sz="0" w:space="0" w:color="auto"/>
        <w:right w:val="none" w:sz="0" w:space="0" w:color="auto"/>
      </w:divBdr>
    </w:div>
    <w:div w:id="645672145">
      <w:bodyDiv w:val="1"/>
      <w:marLeft w:val="0"/>
      <w:marRight w:val="0"/>
      <w:marTop w:val="0"/>
      <w:marBottom w:val="0"/>
      <w:divBdr>
        <w:top w:val="none" w:sz="0" w:space="0" w:color="auto"/>
        <w:left w:val="none" w:sz="0" w:space="0" w:color="auto"/>
        <w:bottom w:val="none" w:sz="0" w:space="0" w:color="auto"/>
        <w:right w:val="none" w:sz="0" w:space="0" w:color="auto"/>
      </w:divBdr>
    </w:div>
    <w:div w:id="658776663">
      <w:bodyDiv w:val="1"/>
      <w:marLeft w:val="0"/>
      <w:marRight w:val="0"/>
      <w:marTop w:val="0"/>
      <w:marBottom w:val="0"/>
      <w:divBdr>
        <w:top w:val="none" w:sz="0" w:space="0" w:color="auto"/>
        <w:left w:val="none" w:sz="0" w:space="0" w:color="auto"/>
        <w:bottom w:val="none" w:sz="0" w:space="0" w:color="auto"/>
        <w:right w:val="none" w:sz="0" w:space="0" w:color="auto"/>
      </w:divBdr>
    </w:div>
    <w:div w:id="665716353">
      <w:bodyDiv w:val="1"/>
      <w:marLeft w:val="0"/>
      <w:marRight w:val="0"/>
      <w:marTop w:val="0"/>
      <w:marBottom w:val="0"/>
      <w:divBdr>
        <w:top w:val="none" w:sz="0" w:space="0" w:color="auto"/>
        <w:left w:val="none" w:sz="0" w:space="0" w:color="auto"/>
        <w:bottom w:val="none" w:sz="0" w:space="0" w:color="auto"/>
        <w:right w:val="none" w:sz="0" w:space="0" w:color="auto"/>
      </w:divBdr>
    </w:div>
    <w:div w:id="675497700">
      <w:bodyDiv w:val="1"/>
      <w:marLeft w:val="0"/>
      <w:marRight w:val="0"/>
      <w:marTop w:val="0"/>
      <w:marBottom w:val="0"/>
      <w:divBdr>
        <w:top w:val="none" w:sz="0" w:space="0" w:color="auto"/>
        <w:left w:val="none" w:sz="0" w:space="0" w:color="auto"/>
        <w:bottom w:val="none" w:sz="0" w:space="0" w:color="auto"/>
        <w:right w:val="none" w:sz="0" w:space="0" w:color="auto"/>
      </w:divBdr>
      <w:divsChild>
        <w:div w:id="884371210">
          <w:marLeft w:val="446"/>
          <w:marRight w:val="0"/>
          <w:marTop w:val="0"/>
          <w:marBottom w:val="0"/>
          <w:divBdr>
            <w:top w:val="none" w:sz="0" w:space="0" w:color="auto"/>
            <w:left w:val="none" w:sz="0" w:space="0" w:color="auto"/>
            <w:bottom w:val="none" w:sz="0" w:space="0" w:color="auto"/>
            <w:right w:val="none" w:sz="0" w:space="0" w:color="auto"/>
          </w:divBdr>
        </w:div>
        <w:div w:id="968392025">
          <w:marLeft w:val="446"/>
          <w:marRight w:val="0"/>
          <w:marTop w:val="0"/>
          <w:marBottom w:val="0"/>
          <w:divBdr>
            <w:top w:val="none" w:sz="0" w:space="0" w:color="auto"/>
            <w:left w:val="none" w:sz="0" w:space="0" w:color="auto"/>
            <w:bottom w:val="none" w:sz="0" w:space="0" w:color="auto"/>
            <w:right w:val="none" w:sz="0" w:space="0" w:color="auto"/>
          </w:divBdr>
        </w:div>
        <w:div w:id="1600066749">
          <w:marLeft w:val="446"/>
          <w:marRight w:val="0"/>
          <w:marTop w:val="0"/>
          <w:marBottom w:val="0"/>
          <w:divBdr>
            <w:top w:val="none" w:sz="0" w:space="0" w:color="auto"/>
            <w:left w:val="none" w:sz="0" w:space="0" w:color="auto"/>
            <w:bottom w:val="none" w:sz="0" w:space="0" w:color="auto"/>
            <w:right w:val="none" w:sz="0" w:space="0" w:color="auto"/>
          </w:divBdr>
        </w:div>
        <w:div w:id="1947036336">
          <w:marLeft w:val="446"/>
          <w:marRight w:val="0"/>
          <w:marTop w:val="0"/>
          <w:marBottom w:val="0"/>
          <w:divBdr>
            <w:top w:val="none" w:sz="0" w:space="0" w:color="auto"/>
            <w:left w:val="none" w:sz="0" w:space="0" w:color="auto"/>
            <w:bottom w:val="none" w:sz="0" w:space="0" w:color="auto"/>
            <w:right w:val="none" w:sz="0" w:space="0" w:color="auto"/>
          </w:divBdr>
        </w:div>
      </w:divsChild>
    </w:div>
    <w:div w:id="699361802">
      <w:bodyDiv w:val="1"/>
      <w:marLeft w:val="0"/>
      <w:marRight w:val="0"/>
      <w:marTop w:val="0"/>
      <w:marBottom w:val="0"/>
      <w:divBdr>
        <w:top w:val="none" w:sz="0" w:space="0" w:color="auto"/>
        <w:left w:val="none" w:sz="0" w:space="0" w:color="auto"/>
        <w:bottom w:val="none" w:sz="0" w:space="0" w:color="auto"/>
        <w:right w:val="none" w:sz="0" w:space="0" w:color="auto"/>
      </w:divBdr>
    </w:div>
    <w:div w:id="719718019">
      <w:bodyDiv w:val="1"/>
      <w:marLeft w:val="0"/>
      <w:marRight w:val="0"/>
      <w:marTop w:val="0"/>
      <w:marBottom w:val="0"/>
      <w:divBdr>
        <w:top w:val="none" w:sz="0" w:space="0" w:color="auto"/>
        <w:left w:val="none" w:sz="0" w:space="0" w:color="auto"/>
        <w:bottom w:val="none" w:sz="0" w:space="0" w:color="auto"/>
        <w:right w:val="none" w:sz="0" w:space="0" w:color="auto"/>
      </w:divBdr>
    </w:div>
    <w:div w:id="733087723">
      <w:bodyDiv w:val="1"/>
      <w:marLeft w:val="0"/>
      <w:marRight w:val="0"/>
      <w:marTop w:val="0"/>
      <w:marBottom w:val="0"/>
      <w:divBdr>
        <w:top w:val="none" w:sz="0" w:space="0" w:color="auto"/>
        <w:left w:val="none" w:sz="0" w:space="0" w:color="auto"/>
        <w:bottom w:val="none" w:sz="0" w:space="0" w:color="auto"/>
        <w:right w:val="none" w:sz="0" w:space="0" w:color="auto"/>
      </w:divBdr>
    </w:div>
    <w:div w:id="735325471">
      <w:bodyDiv w:val="1"/>
      <w:marLeft w:val="0"/>
      <w:marRight w:val="0"/>
      <w:marTop w:val="0"/>
      <w:marBottom w:val="0"/>
      <w:divBdr>
        <w:top w:val="none" w:sz="0" w:space="0" w:color="auto"/>
        <w:left w:val="none" w:sz="0" w:space="0" w:color="auto"/>
        <w:bottom w:val="none" w:sz="0" w:space="0" w:color="auto"/>
        <w:right w:val="none" w:sz="0" w:space="0" w:color="auto"/>
      </w:divBdr>
    </w:div>
    <w:div w:id="737940389">
      <w:bodyDiv w:val="1"/>
      <w:marLeft w:val="0"/>
      <w:marRight w:val="0"/>
      <w:marTop w:val="0"/>
      <w:marBottom w:val="0"/>
      <w:divBdr>
        <w:top w:val="none" w:sz="0" w:space="0" w:color="auto"/>
        <w:left w:val="none" w:sz="0" w:space="0" w:color="auto"/>
        <w:bottom w:val="none" w:sz="0" w:space="0" w:color="auto"/>
        <w:right w:val="none" w:sz="0" w:space="0" w:color="auto"/>
      </w:divBdr>
    </w:div>
    <w:div w:id="749887631">
      <w:bodyDiv w:val="1"/>
      <w:marLeft w:val="0"/>
      <w:marRight w:val="0"/>
      <w:marTop w:val="0"/>
      <w:marBottom w:val="0"/>
      <w:divBdr>
        <w:top w:val="none" w:sz="0" w:space="0" w:color="auto"/>
        <w:left w:val="none" w:sz="0" w:space="0" w:color="auto"/>
        <w:bottom w:val="none" w:sz="0" w:space="0" w:color="auto"/>
        <w:right w:val="none" w:sz="0" w:space="0" w:color="auto"/>
      </w:divBdr>
    </w:div>
    <w:div w:id="753286781">
      <w:bodyDiv w:val="1"/>
      <w:marLeft w:val="0"/>
      <w:marRight w:val="0"/>
      <w:marTop w:val="0"/>
      <w:marBottom w:val="0"/>
      <w:divBdr>
        <w:top w:val="none" w:sz="0" w:space="0" w:color="auto"/>
        <w:left w:val="none" w:sz="0" w:space="0" w:color="auto"/>
        <w:bottom w:val="none" w:sz="0" w:space="0" w:color="auto"/>
        <w:right w:val="none" w:sz="0" w:space="0" w:color="auto"/>
      </w:divBdr>
    </w:div>
    <w:div w:id="755126034">
      <w:bodyDiv w:val="1"/>
      <w:marLeft w:val="0"/>
      <w:marRight w:val="0"/>
      <w:marTop w:val="0"/>
      <w:marBottom w:val="0"/>
      <w:divBdr>
        <w:top w:val="none" w:sz="0" w:space="0" w:color="auto"/>
        <w:left w:val="none" w:sz="0" w:space="0" w:color="auto"/>
        <w:bottom w:val="none" w:sz="0" w:space="0" w:color="auto"/>
        <w:right w:val="none" w:sz="0" w:space="0" w:color="auto"/>
      </w:divBdr>
      <w:divsChild>
        <w:div w:id="17632360">
          <w:marLeft w:val="1008"/>
          <w:marRight w:val="0"/>
          <w:marTop w:val="0"/>
          <w:marBottom w:val="0"/>
          <w:divBdr>
            <w:top w:val="none" w:sz="0" w:space="0" w:color="auto"/>
            <w:left w:val="none" w:sz="0" w:space="0" w:color="auto"/>
            <w:bottom w:val="none" w:sz="0" w:space="0" w:color="auto"/>
            <w:right w:val="none" w:sz="0" w:space="0" w:color="auto"/>
          </w:divBdr>
        </w:div>
        <w:div w:id="317080704">
          <w:marLeft w:val="1008"/>
          <w:marRight w:val="0"/>
          <w:marTop w:val="0"/>
          <w:marBottom w:val="0"/>
          <w:divBdr>
            <w:top w:val="none" w:sz="0" w:space="0" w:color="auto"/>
            <w:left w:val="none" w:sz="0" w:space="0" w:color="auto"/>
            <w:bottom w:val="none" w:sz="0" w:space="0" w:color="auto"/>
            <w:right w:val="none" w:sz="0" w:space="0" w:color="auto"/>
          </w:divBdr>
        </w:div>
        <w:div w:id="461195693">
          <w:marLeft w:val="1008"/>
          <w:marRight w:val="0"/>
          <w:marTop w:val="0"/>
          <w:marBottom w:val="0"/>
          <w:divBdr>
            <w:top w:val="none" w:sz="0" w:space="0" w:color="auto"/>
            <w:left w:val="none" w:sz="0" w:space="0" w:color="auto"/>
            <w:bottom w:val="none" w:sz="0" w:space="0" w:color="auto"/>
            <w:right w:val="none" w:sz="0" w:space="0" w:color="auto"/>
          </w:divBdr>
        </w:div>
        <w:div w:id="475496310">
          <w:marLeft w:val="288"/>
          <w:marRight w:val="0"/>
          <w:marTop w:val="0"/>
          <w:marBottom w:val="0"/>
          <w:divBdr>
            <w:top w:val="none" w:sz="0" w:space="0" w:color="auto"/>
            <w:left w:val="none" w:sz="0" w:space="0" w:color="auto"/>
            <w:bottom w:val="none" w:sz="0" w:space="0" w:color="auto"/>
            <w:right w:val="none" w:sz="0" w:space="0" w:color="auto"/>
          </w:divBdr>
        </w:div>
        <w:div w:id="882055037">
          <w:marLeft w:val="1008"/>
          <w:marRight w:val="0"/>
          <w:marTop w:val="0"/>
          <w:marBottom w:val="0"/>
          <w:divBdr>
            <w:top w:val="none" w:sz="0" w:space="0" w:color="auto"/>
            <w:left w:val="none" w:sz="0" w:space="0" w:color="auto"/>
            <w:bottom w:val="none" w:sz="0" w:space="0" w:color="auto"/>
            <w:right w:val="none" w:sz="0" w:space="0" w:color="auto"/>
          </w:divBdr>
        </w:div>
        <w:div w:id="1018242373">
          <w:marLeft w:val="1008"/>
          <w:marRight w:val="0"/>
          <w:marTop w:val="0"/>
          <w:marBottom w:val="0"/>
          <w:divBdr>
            <w:top w:val="none" w:sz="0" w:space="0" w:color="auto"/>
            <w:left w:val="none" w:sz="0" w:space="0" w:color="auto"/>
            <w:bottom w:val="none" w:sz="0" w:space="0" w:color="auto"/>
            <w:right w:val="none" w:sz="0" w:space="0" w:color="auto"/>
          </w:divBdr>
        </w:div>
      </w:divsChild>
    </w:div>
    <w:div w:id="771969735">
      <w:bodyDiv w:val="1"/>
      <w:marLeft w:val="0"/>
      <w:marRight w:val="0"/>
      <w:marTop w:val="0"/>
      <w:marBottom w:val="0"/>
      <w:divBdr>
        <w:top w:val="none" w:sz="0" w:space="0" w:color="auto"/>
        <w:left w:val="none" w:sz="0" w:space="0" w:color="auto"/>
        <w:bottom w:val="none" w:sz="0" w:space="0" w:color="auto"/>
        <w:right w:val="none" w:sz="0" w:space="0" w:color="auto"/>
      </w:divBdr>
    </w:div>
    <w:div w:id="779956407">
      <w:bodyDiv w:val="1"/>
      <w:marLeft w:val="0"/>
      <w:marRight w:val="0"/>
      <w:marTop w:val="0"/>
      <w:marBottom w:val="0"/>
      <w:divBdr>
        <w:top w:val="none" w:sz="0" w:space="0" w:color="auto"/>
        <w:left w:val="none" w:sz="0" w:space="0" w:color="auto"/>
        <w:bottom w:val="none" w:sz="0" w:space="0" w:color="auto"/>
        <w:right w:val="none" w:sz="0" w:space="0" w:color="auto"/>
      </w:divBdr>
    </w:div>
    <w:div w:id="784694503">
      <w:bodyDiv w:val="1"/>
      <w:marLeft w:val="0"/>
      <w:marRight w:val="0"/>
      <w:marTop w:val="0"/>
      <w:marBottom w:val="0"/>
      <w:divBdr>
        <w:top w:val="none" w:sz="0" w:space="0" w:color="auto"/>
        <w:left w:val="none" w:sz="0" w:space="0" w:color="auto"/>
        <w:bottom w:val="none" w:sz="0" w:space="0" w:color="auto"/>
        <w:right w:val="none" w:sz="0" w:space="0" w:color="auto"/>
      </w:divBdr>
    </w:div>
    <w:div w:id="822939435">
      <w:bodyDiv w:val="1"/>
      <w:marLeft w:val="0"/>
      <w:marRight w:val="0"/>
      <w:marTop w:val="0"/>
      <w:marBottom w:val="0"/>
      <w:divBdr>
        <w:top w:val="none" w:sz="0" w:space="0" w:color="auto"/>
        <w:left w:val="none" w:sz="0" w:space="0" w:color="auto"/>
        <w:bottom w:val="none" w:sz="0" w:space="0" w:color="auto"/>
        <w:right w:val="none" w:sz="0" w:space="0" w:color="auto"/>
      </w:divBdr>
      <w:divsChild>
        <w:div w:id="664286762">
          <w:marLeft w:val="0"/>
          <w:marRight w:val="0"/>
          <w:marTop w:val="0"/>
          <w:marBottom w:val="0"/>
          <w:divBdr>
            <w:top w:val="single" w:sz="2" w:space="0" w:color="D9D9E3"/>
            <w:left w:val="single" w:sz="2" w:space="0" w:color="D9D9E3"/>
            <w:bottom w:val="single" w:sz="2" w:space="0" w:color="D9D9E3"/>
            <w:right w:val="single" w:sz="2" w:space="0" w:color="D9D9E3"/>
          </w:divBdr>
          <w:divsChild>
            <w:div w:id="146367669">
              <w:marLeft w:val="0"/>
              <w:marRight w:val="0"/>
              <w:marTop w:val="0"/>
              <w:marBottom w:val="0"/>
              <w:divBdr>
                <w:top w:val="single" w:sz="2" w:space="0" w:color="D9D9E3"/>
                <w:left w:val="single" w:sz="2" w:space="0" w:color="D9D9E3"/>
                <w:bottom w:val="single" w:sz="2" w:space="0" w:color="D9D9E3"/>
                <w:right w:val="single" w:sz="2" w:space="0" w:color="D9D9E3"/>
              </w:divBdr>
              <w:divsChild>
                <w:div w:id="1336877192">
                  <w:marLeft w:val="0"/>
                  <w:marRight w:val="0"/>
                  <w:marTop w:val="0"/>
                  <w:marBottom w:val="0"/>
                  <w:divBdr>
                    <w:top w:val="single" w:sz="2" w:space="0" w:color="D9D9E3"/>
                    <w:left w:val="single" w:sz="2" w:space="0" w:color="D9D9E3"/>
                    <w:bottom w:val="single" w:sz="2" w:space="0" w:color="D9D9E3"/>
                    <w:right w:val="single" w:sz="2" w:space="0" w:color="D9D9E3"/>
                  </w:divBdr>
                  <w:divsChild>
                    <w:div w:id="810098936">
                      <w:marLeft w:val="0"/>
                      <w:marRight w:val="0"/>
                      <w:marTop w:val="0"/>
                      <w:marBottom w:val="0"/>
                      <w:divBdr>
                        <w:top w:val="single" w:sz="2" w:space="0" w:color="D9D9E3"/>
                        <w:left w:val="single" w:sz="2" w:space="0" w:color="D9D9E3"/>
                        <w:bottom w:val="single" w:sz="2" w:space="0" w:color="D9D9E3"/>
                        <w:right w:val="single" w:sz="2" w:space="0" w:color="D9D9E3"/>
                      </w:divBdr>
                      <w:divsChild>
                        <w:div w:id="1047220564">
                          <w:marLeft w:val="0"/>
                          <w:marRight w:val="0"/>
                          <w:marTop w:val="0"/>
                          <w:marBottom w:val="0"/>
                          <w:divBdr>
                            <w:top w:val="single" w:sz="2" w:space="0" w:color="auto"/>
                            <w:left w:val="single" w:sz="2" w:space="0" w:color="auto"/>
                            <w:bottom w:val="single" w:sz="6" w:space="0" w:color="auto"/>
                            <w:right w:val="single" w:sz="2" w:space="0" w:color="auto"/>
                          </w:divBdr>
                          <w:divsChild>
                            <w:div w:id="17918515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73511515">
                                  <w:marLeft w:val="0"/>
                                  <w:marRight w:val="0"/>
                                  <w:marTop w:val="0"/>
                                  <w:marBottom w:val="0"/>
                                  <w:divBdr>
                                    <w:top w:val="single" w:sz="2" w:space="0" w:color="D9D9E3"/>
                                    <w:left w:val="single" w:sz="2" w:space="0" w:color="D9D9E3"/>
                                    <w:bottom w:val="single" w:sz="2" w:space="0" w:color="D9D9E3"/>
                                    <w:right w:val="single" w:sz="2" w:space="0" w:color="D9D9E3"/>
                                  </w:divBdr>
                                  <w:divsChild>
                                    <w:div w:id="1838570892">
                                      <w:marLeft w:val="0"/>
                                      <w:marRight w:val="0"/>
                                      <w:marTop w:val="0"/>
                                      <w:marBottom w:val="0"/>
                                      <w:divBdr>
                                        <w:top w:val="single" w:sz="2" w:space="0" w:color="D9D9E3"/>
                                        <w:left w:val="single" w:sz="2" w:space="0" w:color="D9D9E3"/>
                                        <w:bottom w:val="single" w:sz="2" w:space="0" w:color="D9D9E3"/>
                                        <w:right w:val="single" w:sz="2" w:space="0" w:color="D9D9E3"/>
                                      </w:divBdr>
                                      <w:divsChild>
                                        <w:div w:id="1735738679">
                                          <w:marLeft w:val="0"/>
                                          <w:marRight w:val="0"/>
                                          <w:marTop w:val="0"/>
                                          <w:marBottom w:val="0"/>
                                          <w:divBdr>
                                            <w:top w:val="single" w:sz="2" w:space="0" w:color="D9D9E3"/>
                                            <w:left w:val="single" w:sz="2" w:space="0" w:color="D9D9E3"/>
                                            <w:bottom w:val="single" w:sz="2" w:space="0" w:color="D9D9E3"/>
                                            <w:right w:val="single" w:sz="2" w:space="0" w:color="D9D9E3"/>
                                          </w:divBdr>
                                          <w:divsChild>
                                            <w:div w:id="179275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14848789">
          <w:marLeft w:val="0"/>
          <w:marRight w:val="0"/>
          <w:marTop w:val="0"/>
          <w:marBottom w:val="0"/>
          <w:divBdr>
            <w:top w:val="none" w:sz="0" w:space="0" w:color="auto"/>
            <w:left w:val="none" w:sz="0" w:space="0" w:color="auto"/>
            <w:bottom w:val="none" w:sz="0" w:space="0" w:color="auto"/>
            <w:right w:val="none" w:sz="0" w:space="0" w:color="auto"/>
          </w:divBdr>
        </w:div>
      </w:divsChild>
    </w:div>
    <w:div w:id="833571641">
      <w:bodyDiv w:val="1"/>
      <w:marLeft w:val="0"/>
      <w:marRight w:val="0"/>
      <w:marTop w:val="0"/>
      <w:marBottom w:val="0"/>
      <w:divBdr>
        <w:top w:val="none" w:sz="0" w:space="0" w:color="auto"/>
        <w:left w:val="none" w:sz="0" w:space="0" w:color="auto"/>
        <w:bottom w:val="none" w:sz="0" w:space="0" w:color="auto"/>
        <w:right w:val="none" w:sz="0" w:space="0" w:color="auto"/>
      </w:divBdr>
      <w:divsChild>
        <w:div w:id="949819952">
          <w:marLeft w:val="274"/>
          <w:marRight w:val="0"/>
          <w:marTop w:val="0"/>
          <w:marBottom w:val="0"/>
          <w:divBdr>
            <w:top w:val="none" w:sz="0" w:space="0" w:color="auto"/>
            <w:left w:val="none" w:sz="0" w:space="0" w:color="auto"/>
            <w:bottom w:val="none" w:sz="0" w:space="0" w:color="auto"/>
            <w:right w:val="none" w:sz="0" w:space="0" w:color="auto"/>
          </w:divBdr>
        </w:div>
        <w:div w:id="1647665611">
          <w:marLeft w:val="1166"/>
          <w:marRight w:val="0"/>
          <w:marTop w:val="0"/>
          <w:marBottom w:val="0"/>
          <w:divBdr>
            <w:top w:val="none" w:sz="0" w:space="0" w:color="auto"/>
            <w:left w:val="none" w:sz="0" w:space="0" w:color="auto"/>
            <w:bottom w:val="none" w:sz="0" w:space="0" w:color="auto"/>
            <w:right w:val="none" w:sz="0" w:space="0" w:color="auto"/>
          </w:divBdr>
        </w:div>
        <w:div w:id="1731339078">
          <w:marLeft w:val="274"/>
          <w:marRight w:val="0"/>
          <w:marTop w:val="0"/>
          <w:marBottom w:val="0"/>
          <w:divBdr>
            <w:top w:val="none" w:sz="0" w:space="0" w:color="auto"/>
            <w:left w:val="none" w:sz="0" w:space="0" w:color="auto"/>
            <w:bottom w:val="none" w:sz="0" w:space="0" w:color="auto"/>
            <w:right w:val="none" w:sz="0" w:space="0" w:color="auto"/>
          </w:divBdr>
        </w:div>
      </w:divsChild>
    </w:div>
    <w:div w:id="869925526">
      <w:bodyDiv w:val="1"/>
      <w:marLeft w:val="0"/>
      <w:marRight w:val="0"/>
      <w:marTop w:val="0"/>
      <w:marBottom w:val="0"/>
      <w:divBdr>
        <w:top w:val="none" w:sz="0" w:space="0" w:color="auto"/>
        <w:left w:val="none" w:sz="0" w:space="0" w:color="auto"/>
        <w:bottom w:val="none" w:sz="0" w:space="0" w:color="auto"/>
        <w:right w:val="none" w:sz="0" w:space="0" w:color="auto"/>
      </w:divBdr>
    </w:div>
    <w:div w:id="872234304">
      <w:bodyDiv w:val="1"/>
      <w:marLeft w:val="0"/>
      <w:marRight w:val="0"/>
      <w:marTop w:val="0"/>
      <w:marBottom w:val="0"/>
      <w:divBdr>
        <w:top w:val="none" w:sz="0" w:space="0" w:color="auto"/>
        <w:left w:val="none" w:sz="0" w:space="0" w:color="auto"/>
        <w:bottom w:val="none" w:sz="0" w:space="0" w:color="auto"/>
        <w:right w:val="none" w:sz="0" w:space="0" w:color="auto"/>
      </w:divBdr>
    </w:div>
    <w:div w:id="885261455">
      <w:bodyDiv w:val="1"/>
      <w:marLeft w:val="0"/>
      <w:marRight w:val="0"/>
      <w:marTop w:val="0"/>
      <w:marBottom w:val="0"/>
      <w:divBdr>
        <w:top w:val="none" w:sz="0" w:space="0" w:color="auto"/>
        <w:left w:val="none" w:sz="0" w:space="0" w:color="auto"/>
        <w:bottom w:val="none" w:sz="0" w:space="0" w:color="auto"/>
        <w:right w:val="none" w:sz="0" w:space="0" w:color="auto"/>
      </w:divBdr>
      <w:divsChild>
        <w:div w:id="32190903">
          <w:marLeft w:val="1008"/>
          <w:marRight w:val="0"/>
          <w:marTop w:val="0"/>
          <w:marBottom w:val="0"/>
          <w:divBdr>
            <w:top w:val="none" w:sz="0" w:space="0" w:color="auto"/>
            <w:left w:val="none" w:sz="0" w:space="0" w:color="auto"/>
            <w:bottom w:val="none" w:sz="0" w:space="0" w:color="auto"/>
            <w:right w:val="none" w:sz="0" w:space="0" w:color="auto"/>
          </w:divBdr>
        </w:div>
        <w:div w:id="206600147">
          <w:marLeft w:val="1008"/>
          <w:marRight w:val="0"/>
          <w:marTop w:val="0"/>
          <w:marBottom w:val="0"/>
          <w:divBdr>
            <w:top w:val="none" w:sz="0" w:space="0" w:color="auto"/>
            <w:left w:val="none" w:sz="0" w:space="0" w:color="auto"/>
            <w:bottom w:val="none" w:sz="0" w:space="0" w:color="auto"/>
            <w:right w:val="none" w:sz="0" w:space="0" w:color="auto"/>
          </w:divBdr>
        </w:div>
        <w:div w:id="1123500556">
          <w:marLeft w:val="1008"/>
          <w:marRight w:val="0"/>
          <w:marTop w:val="0"/>
          <w:marBottom w:val="0"/>
          <w:divBdr>
            <w:top w:val="none" w:sz="0" w:space="0" w:color="auto"/>
            <w:left w:val="none" w:sz="0" w:space="0" w:color="auto"/>
            <w:bottom w:val="none" w:sz="0" w:space="0" w:color="auto"/>
            <w:right w:val="none" w:sz="0" w:space="0" w:color="auto"/>
          </w:divBdr>
        </w:div>
        <w:div w:id="1248614631">
          <w:marLeft w:val="1008"/>
          <w:marRight w:val="0"/>
          <w:marTop w:val="0"/>
          <w:marBottom w:val="0"/>
          <w:divBdr>
            <w:top w:val="none" w:sz="0" w:space="0" w:color="auto"/>
            <w:left w:val="none" w:sz="0" w:space="0" w:color="auto"/>
            <w:bottom w:val="none" w:sz="0" w:space="0" w:color="auto"/>
            <w:right w:val="none" w:sz="0" w:space="0" w:color="auto"/>
          </w:divBdr>
        </w:div>
        <w:div w:id="1906136016">
          <w:marLeft w:val="288"/>
          <w:marRight w:val="0"/>
          <w:marTop w:val="0"/>
          <w:marBottom w:val="0"/>
          <w:divBdr>
            <w:top w:val="none" w:sz="0" w:space="0" w:color="auto"/>
            <w:left w:val="none" w:sz="0" w:space="0" w:color="auto"/>
            <w:bottom w:val="none" w:sz="0" w:space="0" w:color="auto"/>
            <w:right w:val="none" w:sz="0" w:space="0" w:color="auto"/>
          </w:divBdr>
        </w:div>
        <w:div w:id="1938054026">
          <w:marLeft w:val="1008"/>
          <w:marRight w:val="0"/>
          <w:marTop w:val="0"/>
          <w:marBottom w:val="0"/>
          <w:divBdr>
            <w:top w:val="none" w:sz="0" w:space="0" w:color="auto"/>
            <w:left w:val="none" w:sz="0" w:space="0" w:color="auto"/>
            <w:bottom w:val="none" w:sz="0" w:space="0" w:color="auto"/>
            <w:right w:val="none" w:sz="0" w:space="0" w:color="auto"/>
          </w:divBdr>
        </w:div>
      </w:divsChild>
    </w:div>
    <w:div w:id="918053849">
      <w:bodyDiv w:val="1"/>
      <w:marLeft w:val="0"/>
      <w:marRight w:val="0"/>
      <w:marTop w:val="0"/>
      <w:marBottom w:val="0"/>
      <w:divBdr>
        <w:top w:val="none" w:sz="0" w:space="0" w:color="auto"/>
        <w:left w:val="none" w:sz="0" w:space="0" w:color="auto"/>
        <w:bottom w:val="none" w:sz="0" w:space="0" w:color="auto"/>
        <w:right w:val="none" w:sz="0" w:space="0" w:color="auto"/>
      </w:divBdr>
    </w:div>
    <w:div w:id="977684449">
      <w:bodyDiv w:val="1"/>
      <w:marLeft w:val="0"/>
      <w:marRight w:val="0"/>
      <w:marTop w:val="0"/>
      <w:marBottom w:val="0"/>
      <w:divBdr>
        <w:top w:val="none" w:sz="0" w:space="0" w:color="auto"/>
        <w:left w:val="none" w:sz="0" w:space="0" w:color="auto"/>
        <w:bottom w:val="none" w:sz="0" w:space="0" w:color="auto"/>
        <w:right w:val="none" w:sz="0" w:space="0" w:color="auto"/>
      </w:divBdr>
    </w:div>
    <w:div w:id="984894412">
      <w:bodyDiv w:val="1"/>
      <w:marLeft w:val="0"/>
      <w:marRight w:val="0"/>
      <w:marTop w:val="0"/>
      <w:marBottom w:val="0"/>
      <w:divBdr>
        <w:top w:val="none" w:sz="0" w:space="0" w:color="auto"/>
        <w:left w:val="none" w:sz="0" w:space="0" w:color="auto"/>
        <w:bottom w:val="none" w:sz="0" w:space="0" w:color="auto"/>
        <w:right w:val="none" w:sz="0" w:space="0" w:color="auto"/>
      </w:divBdr>
    </w:div>
    <w:div w:id="1001390144">
      <w:bodyDiv w:val="1"/>
      <w:marLeft w:val="0"/>
      <w:marRight w:val="0"/>
      <w:marTop w:val="0"/>
      <w:marBottom w:val="0"/>
      <w:divBdr>
        <w:top w:val="none" w:sz="0" w:space="0" w:color="auto"/>
        <w:left w:val="none" w:sz="0" w:space="0" w:color="auto"/>
        <w:bottom w:val="none" w:sz="0" w:space="0" w:color="auto"/>
        <w:right w:val="none" w:sz="0" w:space="0" w:color="auto"/>
      </w:divBdr>
    </w:div>
    <w:div w:id="1036852701">
      <w:bodyDiv w:val="1"/>
      <w:marLeft w:val="0"/>
      <w:marRight w:val="0"/>
      <w:marTop w:val="0"/>
      <w:marBottom w:val="0"/>
      <w:divBdr>
        <w:top w:val="none" w:sz="0" w:space="0" w:color="auto"/>
        <w:left w:val="none" w:sz="0" w:space="0" w:color="auto"/>
        <w:bottom w:val="none" w:sz="0" w:space="0" w:color="auto"/>
        <w:right w:val="none" w:sz="0" w:space="0" w:color="auto"/>
      </w:divBdr>
    </w:div>
    <w:div w:id="1046416012">
      <w:bodyDiv w:val="1"/>
      <w:marLeft w:val="0"/>
      <w:marRight w:val="0"/>
      <w:marTop w:val="0"/>
      <w:marBottom w:val="0"/>
      <w:divBdr>
        <w:top w:val="none" w:sz="0" w:space="0" w:color="auto"/>
        <w:left w:val="none" w:sz="0" w:space="0" w:color="auto"/>
        <w:bottom w:val="none" w:sz="0" w:space="0" w:color="auto"/>
        <w:right w:val="none" w:sz="0" w:space="0" w:color="auto"/>
      </w:divBdr>
    </w:div>
    <w:div w:id="1091513339">
      <w:bodyDiv w:val="1"/>
      <w:marLeft w:val="0"/>
      <w:marRight w:val="0"/>
      <w:marTop w:val="0"/>
      <w:marBottom w:val="0"/>
      <w:divBdr>
        <w:top w:val="none" w:sz="0" w:space="0" w:color="auto"/>
        <w:left w:val="none" w:sz="0" w:space="0" w:color="auto"/>
        <w:bottom w:val="none" w:sz="0" w:space="0" w:color="auto"/>
        <w:right w:val="none" w:sz="0" w:space="0" w:color="auto"/>
      </w:divBdr>
    </w:div>
    <w:div w:id="1106460660">
      <w:bodyDiv w:val="1"/>
      <w:marLeft w:val="0"/>
      <w:marRight w:val="0"/>
      <w:marTop w:val="0"/>
      <w:marBottom w:val="0"/>
      <w:divBdr>
        <w:top w:val="none" w:sz="0" w:space="0" w:color="auto"/>
        <w:left w:val="none" w:sz="0" w:space="0" w:color="auto"/>
        <w:bottom w:val="none" w:sz="0" w:space="0" w:color="auto"/>
        <w:right w:val="none" w:sz="0" w:space="0" w:color="auto"/>
      </w:divBdr>
      <w:divsChild>
        <w:div w:id="2109350766">
          <w:marLeft w:val="446"/>
          <w:marRight w:val="0"/>
          <w:marTop w:val="0"/>
          <w:marBottom w:val="0"/>
          <w:divBdr>
            <w:top w:val="none" w:sz="0" w:space="0" w:color="auto"/>
            <w:left w:val="none" w:sz="0" w:space="0" w:color="auto"/>
            <w:bottom w:val="none" w:sz="0" w:space="0" w:color="auto"/>
            <w:right w:val="none" w:sz="0" w:space="0" w:color="auto"/>
          </w:divBdr>
        </w:div>
      </w:divsChild>
    </w:div>
    <w:div w:id="1180196257">
      <w:bodyDiv w:val="1"/>
      <w:marLeft w:val="0"/>
      <w:marRight w:val="0"/>
      <w:marTop w:val="0"/>
      <w:marBottom w:val="0"/>
      <w:divBdr>
        <w:top w:val="none" w:sz="0" w:space="0" w:color="auto"/>
        <w:left w:val="none" w:sz="0" w:space="0" w:color="auto"/>
        <w:bottom w:val="none" w:sz="0" w:space="0" w:color="auto"/>
        <w:right w:val="none" w:sz="0" w:space="0" w:color="auto"/>
      </w:divBdr>
    </w:div>
    <w:div w:id="1193151007">
      <w:bodyDiv w:val="1"/>
      <w:marLeft w:val="0"/>
      <w:marRight w:val="0"/>
      <w:marTop w:val="0"/>
      <w:marBottom w:val="0"/>
      <w:divBdr>
        <w:top w:val="none" w:sz="0" w:space="0" w:color="auto"/>
        <w:left w:val="none" w:sz="0" w:space="0" w:color="auto"/>
        <w:bottom w:val="none" w:sz="0" w:space="0" w:color="auto"/>
        <w:right w:val="none" w:sz="0" w:space="0" w:color="auto"/>
      </w:divBdr>
    </w:div>
    <w:div w:id="1202477270">
      <w:bodyDiv w:val="1"/>
      <w:marLeft w:val="0"/>
      <w:marRight w:val="0"/>
      <w:marTop w:val="0"/>
      <w:marBottom w:val="0"/>
      <w:divBdr>
        <w:top w:val="none" w:sz="0" w:space="0" w:color="auto"/>
        <w:left w:val="none" w:sz="0" w:space="0" w:color="auto"/>
        <w:bottom w:val="none" w:sz="0" w:space="0" w:color="auto"/>
        <w:right w:val="none" w:sz="0" w:space="0" w:color="auto"/>
      </w:divBdr>
      <w:divsChild>
        <w:div w:id="1539317934">
          <w:marLeft w:val="274"/>
          <w:marRight w:val="0"/>
          <w:marTop w:val="0"/>
          <w:marBottom w:val="0"/>
          <w:divBdr>
            <w:top w:val="none" w:sz="0" w:space="0" w:color="auto"/>
            <w:left w:val="none" w:sz="0" w:space="0" w:color="auto"/>
            <w:bottom w:val="none" w:sz="0" w:space="0" w:color="auto"/>
            <w:right w:val="none" w:sz="0" w:space="0" w:color="auto"/>
          </w:divBdr>
        </w:div>
      </w:divsChild>
    </w:div>
    <w:div w:id="1240561884">
      <w:bodyDiv w:val="1"/>
      <w:marLeft w:val="0"/>
      <w:marRight w:val="0"/>
      <w:marTop w:val="0"/>
      <w:marBottom w:val="0"/>
      <w:divBdr>
        <w:top w:val="none" w:sz="0" w:space="0" w:color="auto"/>
        <w:left w:val="none" w:sz="0" w:space="0" w:color="auto"/>
        <w:bottom w:val="none" w:sz="0" w:space="0" w:color="auto"/>
        <w:right w:val="none" w:sz="0" w:space="0" w:color="auto"/>
      </w:divBdr>
    </w:div>
    <w:div w:id="1266378159">
      <w:bodyDiv w:val="1"/>
      <w:marLeft w:val="0"/>
      <w:marRight w:val="0"/>
      <w:marTop w:val="0"/>
      <w:marBottom w:val="0"/>
      <w:divBdr>
        <w:top w:val="none" w:sz="0" w:space="0" w:color="auto"/>
        <w:left w:val="none" w:sz="0" w:space="0" w:color="auto"/>
        <w:bottom w:val="none" w:sz="0" w:space="0" w:color="auto"/>
        <w:right w:val="none" w:sz="0" w:space="0" w:color="auto"/>
      </w:divBdr>
    </w:div>
    <w:div w:id="1277953838">
      <w:bodyDiv w:val="1"/>
      <w:marLeft w:val="0"/>
      <w:marRight w:val="0"/>
      <w:marTop w:val="0"/>
      <w:marBottom w:val="0"/>
      <w:divBdr>
        <w:top w:val="none" w:sz="0" w:space="0" w:color="auto"/>
        <w:left w:val="none" w:sz="0" w:space="0" w:color="auto"/>
        <w:bottom w:val="none" w:sz="0" w:space="0" w:color="auto"/>
        <w:right w:val="none" w:sz="0" w:space="0" w:color="auto"/>
      </w:divBdr>
    </w:div>
    <w:div w:id="1317345216">
      <w:bodyDiv w:val="1"/>
      <w:marLeft w:val="0"/>
      <w:marRight w:val="0"/>
      <w:marTop w:val="0"/>
      <w:marBottom w:val="0"/>
      <w:divBdr>
        <w:top w:val="none" w:sz="0" w:space="0" w:color="auto"/>
        <w:left w:val="none" w:sz="0" w:space="0" w:color="auto"/>
        <w:bottom w:val="none" w:sz="0" w:space="0" w:color="auto"/>
        <w:right w:val="none" w:sz="0" w:space="0" w:color="auto"/>
      </w:divBdr>
    </w:div>
    <w:div w:id="1337197049">
      <w:bodyDiv w:val="1"/>
      <w:marLeft w:val="0"/>
      <w:marRight w:val="0"/>
      <w:marTop w:val="0"/>
      <w:marBottom w:val="0"/>
      <w:divBdr>
        <w:top w:val="none" w:sz="0" w:space="0" w:color="auto"/>
        <w:left w:val="none" w:sz="0" w:space="0" w:color="auto"/>
        <w:bottom w:val="none" w:sz="0" w:space="0" w:color="auto"/>
        <w:right w:val="none" w:sz="0" w:space="0" w:color="auto"/>
      </w:divBdr>
    </w:div>
    <w:div w:id="1349067595">
      <w:bodyDiv w:val="1"/>
      <w:marLeft w:val="0"/>
      <w:marRight w:val="0"/>
      <w:marTop w:val="0"/>
      <w:marBottom w:val="0"/>
      <w:divBdr>
        <w:top w:val="none" w:sz="0" w:space="0" w:color="auto"/>
        <w:left w:val="none" w:sz="0" w:space="0" w:color="auto"/>
        <w:bottom w:val="none" w:sz="0" w:space="0" w:color="auto"/>
        <w:right w:val="none" w:sz="0" w:space="0" w:color="auto"/>
      </w:divBdr>
    </w:div>
    <w:div w:id="1357462202">
      <w:bodyDiv w:val="1"/>
      <w:marLeft w:val="0"/>
      <w:marRight w:val="0"/>
      <w:marTop w:val="0"/>
      <w:marBottom w:val="0"/>
      <w:divBdr>
        <w:top w:val="none" w:sz="0" w:space="0" w:color="auto"/>
        <w:left w:val="none" w:sz="0" w:space="0" w:color="auto"/>
        <w:bottom w:val="none" w:sz="0" w:space="0" w:color="auto"/>
        <w:right w:val="none" w:sz="0" w:space="0" w:color="auto"/>
      </w:divBdr>
    </w:div>
    <w:div w:id="1362973744">
      <w:bodyDiv w:val="1"/>
      <w:marLeft w:val="0"/>
      <w:marRight w:val="0"/>
      <w:marTop w:val="0"/>
      <w:marBottom w:val="0"/>
      <w:divBdr>
        <w:top w:val="none" w:sz="0" w:space="0" w:color="auto"/>
        <w:left w:val="none" w:sz="0" w:space="0" w:color="auto"/>
        <w:bottom w:val="none" w:sz="0" w:space="0" w:color="auto"/>
        <w:right w:val="none" w:sz="0" w:space="0" w:color="auto"/>
      </w:divBdr>
    </w:div>
    <w:div w:id="1372464008">
      <w:bodyDiv w:val="1"/>
      <w:marLeft w:val="0"/>
      <w:marRight w:val="0"/>
      <w:marTop w:val="0"/>
      <w:marBottom w:val="0"/>
      <w:divBdr>
        <w:top w:val="none" w:sz="0" w:space="0" w:color="auto"/>
        <w:left w:val="none" w:sz="0" w:space="0" w:color="auto"/>
        <w:bottom w:val="none" w:sz="0" w:space="0" w:color="auto"/>
        <w:right w:val="none" w:sz="0" w:space="0" w:color="auto"/>
      </w:divBdr>
    </w:div>
    <w:div w:id="1379434310">
      <w:bodyDiv w:val="1"/>
      <w:marLeft w:val="0"/>
      <w:marRight w:val="0"/>
      <w:marTop w:val="0"/>
      <w:marBottom w:val="0"/>
      <w:divBdr>
        <w:top w:val="none" w:sz="0" w:space="0" w:color="auto"/>
        <w:left w:val="none" w:sz="0" w:space="0" w:color="auto"/>
        <w:bottom w:val="none" w:sz="0" w:space="0" w:color="auto"/>
        <w:right w:val="none" w:sz="0" w:space="0" w:color="auto"/>
      </w:divBdr>
    </w:div>
    <w:div w:id="1390765522">
      <w:bodyDiv w:val="1"/>
      <w:marLeft w:val="0"/>
      <w:marRight w:val="0"/>
      <w:marTop w:val="0"/>
      <w:marBottom w:val="0"/>
      <w:divBdr>
        <w:top w:val="none" w:sz="0" w:space="0" w:color="auto"/>
        <w:left w:val="none" w:sz="0" w:space="0" w:color="auto"/>
        <w:bottom w:val="none" w:sz="0" w:space="0" w:color="auto"/>
        <w:right w:val="none" w:sz="0" w:space="0" w:color="auto"/>
      </w:divBdr>
      <w:divsChild>
        <w:div w:id="408502934">
          <w:marLeft w:val="1008"/>
          <w:marRight w:val="0"/>
          <w:marTop w:val="0"/>
          <w:marBottom w:val="0"/>
          <w:divBdr>
            <w:top w:val="none" w:sz="0" w:space="0" w:color="auto"/>
            <w:left w:val="none" w:sz="0" w:space="0" w:color="auto"/>
            <w:bottom w:val="none" w:sz="0" w:space="0" w:color="auto"/>
            <w:right w:val="none" w:sz="0" w:space="0" w:color="auto"/>
          </w:divBdr>
        </w:div>
        <w:div w:id="673606662">
          <w:marLeft w:val="288"/>
          <w:marRight w:val="0"/>
          <w:marTop w:val="0"/>
          <w:marBottom w:val="0"/>
          <w:divBdr>
            <w:top w:val="none" w:sz="0" w:space="0" w:color="auto"/>
            <w:left w:val="none" w:sz="0" w:space="0" w:color="auto"/>
            <w:bottom w:val="none" w:sz="0" w:space="0" w:color="auto"/>
            <w:right w:val="none" w:sz="0" w:space="0" w:color="auto"/>
          </w:divBdr>
        </w:div>
        <w:div w:id="758796464">
          <w:marLeft w:val="1008"/>
          <w:marRight w:val="0"/>
          <w:marTop w:val="0"/>
          <w:marBottom w:val="0"/>
          <w:divBdr>
            <w:top w:val="none" w:sz="0" w:space="0" w:color="auto"/>
            <w:left w:val="none" w:sz="0" w:space="0" w:color="auto"/>
            <w:bottom w:val="none" w:sz="0" w:space="0" w:color="auto"/>
            <w:right w:val="none" w:sz="0" w:space="0" w:color="auto"/>
          </w:divBdr>
        </w:div>
        <w:div w:id="1405452151">
          <w:marLeft w:val="1008"/>
          <w:marRight w:val="0"/>
          <w:marTop w:val="0"/>
          <w:marBottom w:val="0"/>
          <w:divBdr>
            <w:top w:val="none" w:sz="0" w:space="0" w:color="auto"/>
            <w:left w:val="none" w:sz="0" w:space="0" w:color="auto"/>
            <w:bottom w:val="none" w:sz="0" w:space="0" w:color="auto"/>
            <w:right w:val="none" w:sz="0" w:space="0" w:color="auto"/>
          </w:divBdr>
        </w:div>
        <w:div w:id="1577090816">
          <w:marLeft w:val="1008"/>
          <w:marRight w:val="0"/>
          <w:marTop w:val="0"/>
          <w:marBottom w:val="0"/>
          <w:divBdr>
            <w:top w:val="none" w:sz="0" w:space="0" w:color="auto"/>
            <w:left w:val="none" w:sz="0" w:space="0" w:color="auto"/>
            <w:bottom w:val="none" w:sz="0" w:space="0" w:color="auto"/>
            <w:right w:val="none" w:sz="0" w:space="0" w:color="auto"/>
          </w:divBdr>
        </w:div>
        <w:div w:id="2088652558">
          <w:marLeft w:val="1008"/>
          <w:marRight w:val="0"/>
          <w:marTop w:val="0"/>
          <w:marBottom w:val="0"/>
          <w:divBdr>
            <w:top w:val="none" w:sz="0" w:space="0" w:color="auto"/>
            <w:left w:val="none" w:sz="0" w:space="0" w:color="auto"/>
            <w:bottom w:val="none" w:sz="0" w:space="0" w:color="auto"/>
            <w:right w:val="none" w:sz="0" w:space="0" w:color="auto"/>
          </w:divBdr>
        </w:div>
      </w:divsChild>
    </w:div>
    <w:div w:id="1396850540">
      <w:bodyDiv w:val="1"/>
      <w:marLeft w:val="0"/>
      <w:marRight w:val="0"/>
      <w:marTop w:val="0"/>
      <w:marBottom w:val="0"/>
      <w:divBdr>
        <w:top w:val="none" w:sz="0" w:space="0" w:color="auto"/>
        <w:left w:val="none" w:sz="0" w:space="0" w:color="auto"/>
        <w:bottom w:val="none" w:sz="0" w:space="0" w:color="auto"/>
        <w:right w:val="none" w:sz="0" w:space="0" w:color="auto"/>
      </w:divBdr>
    </w:div>
    <w:div w:id="1420173458">
      <w:bodyDiv w:val="1"/>
      <w:marLeft w:val="0"/>
      <w:marRight w:val="0"/>
      <w:marTop w:val="0"/>
      <w:marBottom w:val="0"/>
      <w:divBdr>
        <w:top w:val="none" w:sz="0" w:space="0" w:color="auto"/>
        <w:left w:val="none" w:sz="0" w:space="0" w:color="auto"/>
        <w:bottom w:val="none" w:sz="0" w:space="0" w:color="auto"/>
        <w:right w:val="none" w:sz="0" w:space="0" w:color="auto"/>
      </w:divBdr>
    </w:div>
    <w:div w:id="1428429553">
      <w:bodyDiv w:val="1"/>
      <w:marLeft w:val="0"/>
      <w:marRight w:val="0"/>
      <w:marTop w:val="0"/>
      <w:marBottom w:val="0"/>
      <w:divBdr>
        <w:top w:val="none" w:sz="0" w:space="0" w:color="auto"/>
        <w:left w:val="none" w:sz="0" w:space="0" w:color="auto"/>
        <w:bottom w:val="none" w:sz="0" w:space="0" w:color="auto"/>
        <w:right w:val="none" w:sz="0" w:space="0" w:color="auto"/>
      </w:divBdr>
    </w:div>
    <w:div w:id="1436827132">
      <w:bodyDiv w:val="1"/>
      <w:marLeft w:val="0"/>
      <w:marRight w:val="0"/>
      <w:marTop w:val="0"/>
      <w:marBottom w:val="0"/>
      <w:divBdr>
        <w:top w:val="none" w:sz="0" w:space="0" w:color="auto"/>
        <w:left w:val="none" w:sz="0" w:space="0" w:color="auto"/>
        <w:bottom w:val="none" w:sz="0" w:space="0" w:color="auto"/>
        <w:right w:val="none" w:sz="0" w:space="0" w:color="auto"/>
      </w:divBdr>
    </w:div>
    <w:div w:id="1472140349">
      <w:bodyDiv w:val="1"/>
      <w:marLeft w:val="0"/>
      <w:marRight w:val="0"/>
      <w:marTop w:val="0"/>
      <w:marBottom w:val="0"/>
      <w:divBdr>
        <w:top w:val="none" w:sz="0" w:space="0" w:color="auto"/>
        <w:left w:val="none" w:sz="0" w:space="0" w:color="auto"/>
        <w:bottom w:val="none" w:sz="0" w:space="0" w:color="auto"/>
        <w:right w:val="none" w:sz="0" w:space="0" w:color="auto"/>
      </w:divBdr>
    </w:div>
    <w:div w:id="1479573020">
      <w:bodyDiv w:val="1"/>
      <w:marLeft w:val="0"/>
      <w:marRight w:val="0"/>
      <w:marTop w:val="0"/>
      <w:marBottom w:val="0"/>
      <w:divBdr>
        <w:top w:val="none" w:sz="0" w:space="0" w:color="auto"/>
        <w:left w:val="none" w:sz="0" w:space="0" w:color="auto"/>
        <w:bottom w:val="none" w:sz="0" w:space="0" w:color="auto"/>
        <w:right w:val="none" w:sz="0" w:space="0" w:color="auto"/>
      </w:divBdr>
    </w:div>
    <w:div w:id="1500929282">
      <w:bodyDiv w:val="1"/>
      <w:marLeft w:val="0"/>
      <w:marRight w:val="0"/>
      <w:marTop w:val="0"/>
      <w:marBottom w:val="0"/>
      <w:divBdr>
        <w:top w:val="none" w:sz="0" w:space="0" w:color="auto"/>
        <w:left w:val="none" w:sz="0" w:space="0" w:color="auto"/>
        <w:bottom w:val="none" w:sz="0" w:space="0" w:color="auto"/>
        <w:right w:val="none" w:sz="0" w:space="0" w:color="auto"/>
      </w:divBdr>
    </w:div>
    <w:div w:id="1506478565">
      <w:bodyDiv w:val="1"/>
      <w:marLeft w:val="0"/>
      <w:marRight w:val="0"/>
      <w:marTop w:val="0"/>
      <w:marBottom w:val="0"/>
      <w:divBdr>
        <w:top w:val="none" w:sz="0" w:space="0" w:color="auto"/>
        <w:left w:val="none" w:sz="0" w:space="0" w:color="auto"/>
        <w:bottom w:val="none" w:sz="0" w:space="0" w:color="auto"/>
        <w:right w:val="none" w:sz="0" w:space="0" w:color="auto"/>
      </w:divBdr>
    </w:div>
    <w:div w:id="1511987754">
      <w:bodyDiv w:val="1"/>
      <w:marLeft w:val="0"/>
      <w:marRight w:val="0"/>
      <w:marTop w:val="0"/>
      <w:marBottom w:val="0"/>
      <w:divBdr>
        <w:top w:val="none" w:sz="0" w:space="0" w:color="auto"/>
        <w:left w:val="none" w:sz="0" w:space="0" w:color="auto"/>
        <w:bottom w:val="none" w:sz="0" w:space="0" w:color="auto"/>
        <w:right w:val="none" w:sz="0" w:space="0" w:color="auto"/>
      </w:divBdr>
    </w:div>
    <w:div w:id="1532646242">
      <w:bodyDiv w:val="1"/>
      <w:marLeft w:val="0"/>
      <w:marRight w:val="0"/>
      <w:marTop w:val="0"/>
      <w:marBottom w:val="0"/>
      <w:divBdr>
        <w:top w:val="none" w:sz="0" w:space="0" w:color="auto"/>
        <w:left w:val="none" w:sz="0" w:space="0" w:color="auto"/>
        <w:bottom w:val="none" w:sz="0" w:space="0" w:color="auto"/>
        <w:right w:val="none" w:sz="0" w:space="0" w:color="auto"/>
      </w:divBdr>
    </w:div>
    <w:div w:id="1537742842">
      <w:bodyDiv w:val="1"/>
      <w:marLeft w:val="0"/>
      <w:marRight w:val="0"/>
      <w:marTop w:val="0"/>
      <w:marBottom w:val="0"/>
      <w:divBdr>
        <w:top w:val="none" w:sz="0" w:space="0" w:color="auto"/>
        <w:left w:val="none" w:sz="0" w:space="0" w:color="auto"/>
        <w:bottom w:val="none" w:sz="0" w:space="0" w:color="auto"/>
        <w:right w:val="none" w:sz="0" w:space="0" w:color="auto"/>
      </w:divBdr>
      <w:divsChild>
        <w:div w:id="782260589">
          <w:marLeft w:val="0"/>
          <w:marRight w:val="0"/>
          <w:marTop w:val="0"/>
          <w:marBottom w:val="0"/>
          <w:divBdr>
            <w:top w:val="single" w:sz="2" w:space="0" w:color="auto"/>
            <w:left w:val="single" w:sz="2" w:space="0" w:color="auto"/>
            <w:bottom w:val="single" w:sz="6" w:space="0" w:color="auto"/>
            <w:right w:val="single" w:sz="2" w:space="0" w:color="auto"/>
          </w:divBdr>
          <w:divsChild>
            <w:div w:id="347878465">
              <w:marLeft w:val="0"/>
              <w:marRight w:val="0"/>
              <w:marTop w:val="100"/>
              <w:marBottom w:val="100"/>
              <w:divBdr>
                <w:top w:val="single" w:sz="2" w:space="0" w:color="D9D9E3"/>
                <w:left w:val="single" w:sz="2" w:space="0" w:color="D9D9E3"/>
                <w:bottom w:val="single" w:sz="2" w:space="0" w:color="D9D9E3"/>
                <w:right w:val="single" w:sz="2" w:space="0" w:color="D9D9E3"/>
              </w:divBdr>
              <w:divsChild>
                <w:div w:id="53311533">
                  <w:marLeft w:val="0"/>
                  <w:marRight w:val="0"/>
                  <w:marTop w:val="0"/>
                  <w:marBottom w:val="0"/>
                  <w:divBdr>
                    <w:top w:val="single" w:sz="2" w:space="0" w:color="D9D9E3"/>
                    <w:left w:val="single" w:sz="2" w:space="0" w:color="D9D9E3"/>
                    <w:bottom w:val="single" w:sz="2" w:space="0" w:color="D9D9E3"/>
                    <w:right w:val="single" w:sz="2" w:space="0" w:color="D9D9E3"/>
                  </w:divBdr>
                  <w:divsChild>
                    <w:div w:id="1128628223">
                      <w:marLeft w:val="0"/>
                      <w:marRight w:val="0"/>
                      <w:marTop w:val="0"/>
                      <w:marBottom w:val="0"/>
                      <w:divBdr>
                        <w:top w:val="single" w:sz="2" w:space="0" w:color="D9D9E3"/>
                        <w:left w:val="single" w:sz="2" w:space="0" w:color="D9D9E3"/>
                        <w:bottom w:val="single" w:sz="2" w:space="0" w:color="D9D9E3"/>
                        <w:right w:val="single" w:sz="2" w:space="0" w:color="D9D9E3"/>
                      </w:divBdr>
                      <w:divsChild>
                        <w:div w:id="1556357281">
                          <w:marLeft w:val="0"/>
                          <w:marRight w:val="0"/>
                          <w:marTop w:val="0"/>
                          <w:marBottom w:val="0"/>
                          <w:divBdr>
                            <w:top w:val="single" w:sz="2" w:space="0" w:color="D9D9E3"/>
                            <w:left w:val="single" w:sz="2" w:space="0" w:color="D9D9E3"/>
                            <w:bottom w:val="single" w:sz="2" w:space="0" w:color="D9D9E3"/>
                            <w:right w:val="single" w:sz="2" w:space="0" w:color="D9D9E3"/>
                          </w:divBdr>
                          <w:divsChild>
                            <w:div w:id="1525249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73344937">
      <w:bodyDiv w:val="1"/>
      <w:marLeft w:val="0"/>
      <w:marRight w:val="0"/>
      <w:marTop w:val="0"/>
      <w:marBottom w:val="0"/>
      <w:divBdr>
        <w:top w:val="none" w:sz="0" w:space="0" w:color="auto"/>
        <w:left w:val="none" w:sz="0" w:space="0" w:color="auto"/>
        <w:bottom w:val="none" w:sz="0" w:space="0" w:color="auto"/>
        <w:right w:val="none" w:sz="0" w:space="0" w:color="auto"/>
      </w:divBdr>
    </w:div>
    <w:div w:id="1605501700">
      <w:bodyDiv w:val="1"/>
      <w:marLeft w:val="0"/>
      <w:marRight w:val="0"/>
      <w:marTop w:val="0"/>
      <w:marBottom w:val="0"/>
      <w:divBdr>
        <w:top w:val="none" w:sz="0" w:space="0" w:color="auto"/>
        <w:left w:val="none" w:sz="0" w:space="0" w:color="auto"/>
        <w:bottom w:val="none" w:sz="0" w:space="0" w:color="auto"/>
        <w:right w:val="none" w:sz="0" w:space="0" w:color="auto"/>
      </w:divBdr>
      <w:divsChild>
        <w:div w:id="319963979">
          <w:marLeft w:val="446"/>
          <w:marRight w:val="0"/>
          <w:marTop w:val="0"/>
          <w:marBottom w:val="0"/>
          <w:divBdr>
            <w:top w:val="none" w:sz="0" w:space="0" w:color="auto"/>
            <w:left w:val="none" w:sz="0" w:space="0" w:color="auto"/>
            <w:bottom w:val="none" w:sz="0" w:space="0" w:color="auto"/>
            <w:right w:val="none" w:sz="0" w:space="0" w:color="auto"/>
          </w:divBdr>
        </w:div>
        <w:div w:id="1799644727">
          <w:marLeft w:val="446"/>
          <w:marRight w:val="0"/>
          <w:marTop w:val="0"/>
          <w:marBottom w:val="0"/>
          <w:divBdr>
            <w:top w:val="none" w:sz="0" w:space="0" w:color="auto"/>
            <w:left w:val="none" w:sz="0" w:space="0" w:color="auto"/>
            <w:bottom w:val="none" w:sz="0" w:space="0" w:color="auto"/>
            <w:right w:val="none" w:sz="0" w:space="0" w:color="auto"/>
          </w:divBdr>
        </w:div>
      </w:divsChild>
    </w:div>
    <w:div w:id="1623070600">
      <w:bodyDiv w:val="1"/>
      <w:marLeft w:val="0"/>
      <w:marRight w:val="0"/>
      <w:marTop w:val="0"/>
      <w:marBottom w:val="0"/>
      <w:divBdr>
        <w:top w:val="none" w:sz="0" w:space="0" w:color="auto"/>
        <w:left w:val="none" w:sz="0" w:space="0" w:color="auto"/>
        <w:bottom w:val="none" w:sz="0" w:space="0" w:color="auto"/>
        <w:right w:val="none" w:sz="0" w:space="0" w:color="auto"/>
      </w:divBdr>
    </w:div>
    <w:div w:id="1632635375">
      <w:bodyDiv w:val="1"/>
      <w:marLeft w:val="0"/>
      <w:marRight w:val="0"/>
      <w:marTop w:val="0"/>
      <w:marBottom w:val="0"/>
      <w:divBdr>
        <w:top w:val="none" w:sz="0" w:space="0" w:color="auto"/>
        <w:left w:val="none" w:sz="0" w:space="0" w:color="auto"/>
        <w:bottom w:val="none" w:sz="0" w:space="0" w:color="auto"/>
        <w:right w:val="none" w:sz="0" w:space="0" w:color="auto"/>
      </w:divBdr>
    </w:div>
    <w:div w:id="1648973381">
      <w:bodyDiv w:val="1"/>
      <w:marLeft w:val="0"/>
      <w:marRight w:val="0"/>
      <w:marTop w:val="0"/>
      <w:marBottom w:val="0"/>
      <w:divBdr>
        <w:top w:val="none" w:sz="0" w:space="0" w:color="auto"/>
        <w:left w:val="none" w:sz="0" w:space="0" w:color="auto"/>
        <w:bottom w:val="none" w:sz="0" w:space="0" w:color="auto"/>
        <w:right w:val="none" w:sz="0" w:space="0" w:color="auto"/>
      </w:divBdr>
      <w:divsChild>
        <w:div w:id="380984803">
          <w:marLeft w:val="0"/>
          <w:marRight w:val="0"/>
          <w:marTop w:val="0"/>
          <w:marBottom w:val="0"/>
          <w:divBdr>
            <w:top w:val="none" w:sz="0" w:space="0" w:color="auto"/>
            <w:left w:val="none" w:sz="0" w:space="0" w:color="auto"/>
            <w:bottom w:val="none" w:sz="0" w:space="0" w:color="auto"/>
            <w:right w:val="none" w:sz="0" w:space="0" w:color="auto"/>
          </w:divBdr>
        </w:div>
        <w:div w:id="1398816718">
          <w:marLeft w:val="0"/>
          <w:marRight w:val="0"/>
          <w:marTop w:val="0"/>
          <w:marBottom w:val="0"/>
          <w:divBdr>
            <w:top w:val="single" w:sz="2" w:space="0" w:color="D9D9E3"/>
            <w:left w:val="single" w:sz="2" w:space="0" w:color="D9D9E3"/>
            <w:bottom w:val="single" w:sz="2" w:space="0" w:color="D9D9E3"/>
            <w:right w:val="single" w:sz="2" w:space="0" w:color="D9D9E3"/>
          </w:divBdr>
          <w:divsChild>
            <w:div w:id="510335557">
              <w:marLeft w:val="0"/>
              <w:marRight w:val="0"/>
              <w:marTop w:val="0"/>
              <w:marBottom w:val="0"/>
              <w:divBdr>
                <w:top w:val="single" w:sz="2" w:space="0" w:color="D9D9E3"/>
                <w:left w:val="single" w:sz="2" w:space="0" w:color="D9D9E3"/>
                <w:bottom w:val="single" w:sz="2" w:space="0" w:color="D9D9E3"/>
                <w:right w:val="single" w:sz="2" w:space="0" w:color="D9D9E3"/>
              </w:divBdr>
              <w:divsChild>
                <w:div w:id="1078288925">
                  <w:marLeft w:val="0"/>
                  <w:marRight w:val="0"/>
                  <w:marTop w:val="0"/>
                  <w:marBottom w:val="0"/>
                  <w:divBdr>
                    <w:top w:val="single" w:sz="2" w:space="0" w:color="D9D9E3"/>
                    <w:left w:val="single" w:sz="2" w:space="0" w:color="D9D9E3"/>
                    <w:bottom w:val="single" w:sz="2" w:space="0" w:color="D9D9E3"/>
                    <w:right w:val="single" w:sz="2" w:space="0" w:color="D9D9E3"/>
                  </w:divBdr>
                  <w:divsChild>
                    <w:div w:id="1716852839">
                      <w:marLeft w:val="0"/>
                      <w:marRight w:val="0"/>
                      <w:marTop w:val="0"/>
                      <w:marBottom w:val="0"/>
                      <w:divBdr>
                        <w:top w:val="single" w:sz="2" w:space="0" w:color="D9D9E3"/>
                        <w:left w:val="single" w:sz="2" w:space="0" w:color="D9D9E3"/>
                        <w:bottom w:val="single" w:sz="2" w:space="0" w:color="D9D9E3"/>
                        <w:right w:val="single" w:sz="2" w:space="0" w:color="D9D9E3"/>
                      </w:divBdr>
                      <w:divsChild>
                        <w:div w:id="1435511787">
                          <w:marLeft w:val="0"/>
                          <w:marRight w:val="0"/>
                          <w:marTop w:val="0"/>
                          <w:marBottom w:val="0"/>
                          <w:divBdr>
                            <w:top w:val="single" w:sz="2" w:space="0" w:color="auto"/>
                            <w:left w:val="single" w:sz="2" w:space="0" w:color="auto"/>
                            <w:bottom w:val="single" w:sz="6" w:space="0" w:color="auto"/>
                            <w:right w:val="single" w:sz="2" w:space="0" w:color="auto"/>
                          </w:divBdr>
                          <w:divsChild>
                            <w:div w:id="936250958">
                              <w:marLeft w:val="0"/>
                              <w:marRight w:val="0"/>
                              <w:marTop w:val="100"/>
                              <w:marBottom w:val="100"/>
                              <w:divBdr>
                                <w:top w:val="single" w:sz="2" w:space="0" w:color="D9D9E3"/>
                                <w:left w:val="single" w:sz="2" w:space="0" w:color="D9D9E3"/>
                                <w:bottom w:val="single" w:sz="2" w:space="0" w:color="D9D9E3"/>
                                <w:right w:val="single" w:sz="2" w:space="0" w:color="D9D9E3"/>
                              </w:divBdr>
                              <w:divsChild>
                                <w:div w:id="1967853914">
                                  <w:marLeft w:val="0"/>
                                  <w:marRight w:val="0"/>
                                  <w:marTop w:val="0"/>
                                  <w:marBottom w:val="0"/>
                                  <w:divBdr>
                                    <w:top w:val="single" w:sz="2" w:space="0" w:color="D9D9E3"/>
                                    <w:left w:val="single" w:sz="2" w:space="0" w:color="D9D9E3"/>
                                    <w:bottom w:val="single" w:sz="2" w:space="0" w:color="D9D9E3"/>
                                    <w:right w:val="single" w:sz="2" w:space="0" w:color="D9D9E3"/>
                                  </w:divBdr>
                                  <w:divsChild>
                                    <w:div w:id="869296405">
                                      <w:marLeft w:val="0"/>
                                      <w:marRight w:val="0"/>
                                      <w:marTop w:val="0"/>
                                      <w:marBottom w:val="0"/>
                                      <w:divBdr>
                                        <w:top w:val="single" w:sz="2" w:space="0" w:color="D9D9E3"/>
                                        <w:left w:val="single" w:sz="2" w:space="0" w:color="D9D9E3"/>
                                        <w:bottom w:val="single" w:sz="2" w:space="0" w:color="D9D9E3"/>
                                        <w:right w:val="single" w:sz="2" w:space="0" w:color="D9D9E3"/>
                                      </w:divBdr>
                                      <w:divsChild>
                                        <w:div w:id="1383362689">
                                          <w:marLeft w:val="0"/>
                                          <w:marRight w:val="0"/>
                                          <w:marTop w:val="0"/>
                                          <w:marBottom w:val="0"/>
                                          <w:divBdr>
                                            <w:top w:val="single" w:sz="2" w:space="0" w:color="D9D9E3"/>
                                            <w:left w:val="single" w:sz="2" w:space="0" w:color="D9D9E3"/>
                                            <w:bottom w:val="single" w:sz="2" w:space="0" w:color="D9D9E3"/>
                                            <w:right w:val="single" w:sz="2" w:space="0" w:color="D9D9E3"/>
                                          </w:divBdr>
                                          <w:divsChild>
                                            <w:div w:id="1918897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56452669">
      <w:bodyDiv w:val="1"/>
      <w:marLeft w:val="0"/>
      <w:marRight w:val="0"/>
      <w:marTop w:val="0"/>
      <w:marBottom w:val="0"/>
      <w:divBdr>
        <w:top w:val="none" w:sz="0" w:space="0" w:color="auto"/>
        <w:left w:val="none" w:sz="0" w:space="0" w:color="auto"/>
        <w:bottom w:val="none" w:sz="0" w:space="0" w:color="auto"/>
        <w:right w:val="none" w:sz="0" w:space="0" w:color="auto"/>
      </w:divBdr>
      <w:divsChild>
        <w:div w:id="144662757">
          <w:marLeft w:val="418"/>
          <w:marRight w:val="0"/>
          <w:marTop w:val="0"/>
          <w:marBottom w:val="0"/>
          <w:divBdr>
            <w:top w:val="none" w:sz="0" w:space="0" w:color="auto"/>
            <w:left w:val="none" w:sz="0" w:space="0" w:color="auto"/>
            <w:bottom w:val="none" w:sz="0" w:space="0" w:color="auto"/>
            <w:right w:val="none" w:sz="0" w:space="0" w:color="auto"/>
          </w:divBdr>
        </w:div>
        <w:div w:id="1832787853">
          <w:marLeft w:val="418"/>
          <w:marRight w:val="0"/>
          <w:marTop w:val="0"/>
          <w:marBottom w:val="0"/>
          <w:divBdr>
            <w:top w:val="none" w:sz="0" w:space="0" w:color="auto"/>
            <w:left w:val="none" w:sz="0" w:space="0" w:color="auto"/>
            <w:bottom w:val="none" w:sz="0" w:space="0" w:color="auto"/>
            <w:right w:val="none" w:sz="0" w:space="0" w:color="auto"/>
          </w:divBdr>
        </w:div>
      </w:divsChild>
    </w:div>
    <w:div w:id="1658801817">
      <w:bodyDiv w:val="1"/>
      <w:marLeft w:val="0"/>
      <w:marRight w:val="0"/>
      <w:marTop w:val="0"/>
      <w:marBottom w:val="0"/>
      <w:divBdr>
        <w:top w:val="none" w:sz="0" w:space="0" w:color="auto"/>
        <w:left w:val="none" w:sz="0" w:space="0" w:color="auto"/>
        <w:bottom w:val="none" w:sz="0" w:space="0" w:color="auto"/>
        <w:right w:val="none" w:sz="0" w:space="0" w:color="auto"/>
      </w:divBdr>
    </w:div>
    <w:div w:id="1668090391">
      <w:bodyDiv w:val="1"/>
      <w:marLeft w:val="0"/>
      <w:marRight w:val="0"/>
      <w:marTop w:val="0"/>
      <w:marBottom w:val="0"/>
      <w:divBdr>
        <w:top w:val="none" w:sz="0" w:space="0" w:color="auto"/>
        <w:left w:val="none" w:sz="0" w:space="0" w:color="auto"/>
        <w:bottom w:val="none" w:sz="0" w:space="0" w:color="auto"/>
        <w:right w:val="none" w:sz="0" w:space="0" w:color="auto"/>
      </w:divBdr>
      <w:divsChild>
        <w:div w:id="415784669">
          <w:marLeft w:val="0"/>
          <w:marRight w:val="0"/>
          <w:marTop w:val="0"/>
          <w:marBottom w:val="0"/>
          <w:divBdr>
            <w:top w:val="none" w:sz="0" w:space="0" w:color="auto"/>
            <w:left w:val="none" w:sz="0" w:space="0" w:color="auto"/>
            <w:bottom w:val="none" w:sz="0" w:space="0" w:color="auto"/>
            <w:right w:val="none" w:sz="0" w:space="0" w:color="auto"/>
          </w:divBdr>
        </w:div>
        <w:div w:id="499781698">
          <w:marLeft w:val="0"/>
          <w:marRight w:val="0"/>
          <w:marTop w:val="0"/>
          <w:marBottom w:val="0"/>
          <w:divBdr>
            <w:top w:val="single" w:sz="2" w:space="0" w:color="D9D9E3"/>
            <w:left w:val="single" w:sz="2" w:space="0" w:color="D9D9E3"/>
            <w:bottom w:val="single" w:sz="2" w:space="0" w:color="D9D9E3"/>
            <w:right w:val="single" w:sz="2" w:space="0" w:color="D9D9E3"/>
          </w:divBdr>
          <w:divsChild>
            <w:div w:id="1333142828">
              <w:marLeft w:val="0"/>
              <w:marRight w:val="0"/>
              <w:marTop w:val="0"/>
              <w:marBottom w:val="0"/>
              <w:divBdr>
                <w:top w:val="single" w:sz="2" w:space="0" w:color="D9D9E3"/>
                <w:left w:val="single" w:sz="2" w:space="0" w:color="D9D9E3"/>
                <w:bottom w:val="single" w:sz="2" w:space="0" w:color="D9D9E3"/>
                <w:right w:val="single" w:sz="2" w:space="0" w:color="D9D9E3"/>
              </w:divBdr>
              <w:divsChild>
                <w:div w:id="1480611341">
                  <w:marLeft w:val="0"/>
                  <w:marRight w:val="0"/>
                  <w:marTop w:val="0"/>
                  <w:marBottom w:val="0"/>
                  <w:divBdr>
                    <w:top w:val="single" w:sz="2" w:space="0" w:color="D9D9E3"/>
                    <w:left w:val="single" w:sz="2" w:space="0" w:color="D9D9E3"/>
                    <w:bottom w:val="single" w:sz="2" w:space="0" w:color="D9D9E3"/>
                    <w:right w:val="single" w:sz="2" w:space="0" w:color="D9D9E3"/>
                  </w:divBdr>
                  <w:divsChild>
                    <w:div w:id="721683722">
                      <w:marLeft w:val="0"/>
                      <w:marRight w:val="0"/>
                      <w:marTop w:val="0"/>
                      <w:marBottom w:val="0"/>
                      <w:divBdr>
                        <w:top w:val="single" w:sz="2" w:space="0" w:color="D9D9E3"/>
                        <w:left w:val="single" w:sz="2" w:space="0" w:color="D9D9E3"/>
                        <w:bottom w:val="single" w:sz="2" w:space="0" w:color="D9D9E3"/>
                        <w:right w:val="single" w:sz="2" w:space="0" w:color="D9D9E3"/>
                      </w:divBdr>
                      <w:divsChild>
                        <w:div w:id="1244802509">
                          <w:marLeft w:val="0"/>
                          <w:marRight w:val="0"/>
                          <w:marTop w:val="0"/>
                          <w:marBottom w:val="0"/>
                          <w:divBdr>
                            <w:top w:val="single" w:sz="2" w:space="0" w:color="auto"/>
                            <w:left w:val="single" w:sz="2" w:space="0" w:color="auto"/>
                            <w:bottom w:val="single" w:sz="6" w:space="0" w:color="auto"/>
                            <w:right w:val="single" w:sz="2" w:space="0" w:color="auto"/>
                          </w:divBdr>
                          <w:divsChild>
                            <w:div w:id="125513543">
                              <w:marLeft w:val="0"/>
                              <w:marRight w:val="0"/>
                              <w:marTop w:val="100"/>
                              <w:marBottom w:val="100"/>
                              <w:divBdr>
                                <w:top w:val="single" w:sz="2" w:space="0" w:color="D9D9E3"/>
                                <w:left w:val="single" w:sz="2" w:space="0" w:color="D9D9E3"/>
                                <w:bottom w:val="single" w:sz="2" w:space="0" w:color="D9D9E3"/>
                                <w:right w:val="single" w:sz="2" w:space="0" w:color="D9D9E3"/>
                              </w:divBdr>
                              <w:divsChild>
                                <w:div w:id="90013662">
                                  <w:marLeft w:val="0"/>
                                  <w:marRight w:val="0"/>
                                  <w:marTop w:val="0"/>
                                  <w:marBottom w:val="0"/>
                                  <w:divBdr>
                                    <w:top w:val="single" w:sz="2" w:space="0" w:color="D9D9E3"/>
                                    <w:left w:val="single" w:sz="2" w:space="0" w:color="D9D9E3"/>
                                    <w:bottom w:val="single" w:sz="2" w:space="0" w:color="D9D9E3"/>
                                    <w:right w:val="single" w:sz="2" w:space="0" w:color="D9D9E3"/>
                                  </w:divBdr>
                                  <w:divsChild>
                                    <w:div w:id="1515459759">
                                      <w:marLeft w:val="0"/>
                                      <w:marRight w:val="0"/>
                                      <w:marTop w:val="0"/>
                                      <w:marBottom w:val="0"/>
                                      <w:divBdr>
                                        <w:top w:val="single" w:sz="2" w:space="0" w:color="D9D9E3"/>
                                        <w:left w:val="single" w:sz="2" w:space="0" w:color="D9D9E3"/>
                                        <w:bottom w:val="single" w:sz="2" w:space="0" w:color="D9D9E3"/>
                                        <w:right w:val="single" w:sz="2" w:space="0" w:color="D9D9E3"/>
                                      </w:divBdr>
                                      <w:divsChild>
                                        <w:div w:id="2051999630">
                                          <w:marLeft w:val="0"/>
                                          <w:marRight w:val="0"/>
                                          <w:marTop w:val="0"/>
                                          <w:marBottom w:val="0"/>
                                          <w:divBdr>
                                            <w:top w:val="single" w:sz="2" w:space="0" w:color="D9D9E3"/>
                                            <w:left w:val="single" w:sz="2" w:space="0" w:color="D9D9E3"/>
                                            <w:bottom w:val="single" w:sz="2" w:space="0" w:color="D9D9E3"/>
                                            <w:right w:val="single" w:sz="2" w:space="0" w:color="D9D9E3"/>
                                          </w:divBdr>
                                          <w:divsChild>
                                            <w:div w:id="1795638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81931046">
      <w:bodyDiv w:val="1"/>
      <w:marLeft w:val="0"/>
      <w:marRight w:val="0"/>
      <w:marTop w:val="0"/>
      <w:marBottom w:val="0"/>
      <w:divBdr>
        <w:top w:val="none" w:sz="0" w:space="0" w:color="auto"/>
        <w:left w:val="none" w:sz="0" w:space="0" w:color="auto"/>
        <w:bottom w:val="none" w:sz="0" w:space="0" w:color="auto"/>
        <w:right w:val="none" w:sz="0" w:space="0" w:color="auto"/>
      </w:divBdr>
    </w:div>
    <w:div w:id="1718433562">
      <w:bodyDiv w:val="1"/>
      <w:marLeft w:val="0"/>
      <w:marRight w:val="0"/>
      <w:marTop w:val="0"/>
      <w:marBottom w:val="0"/>
      <w:divBdr>
        <w:top w:val="none" w:sz="0" w:space="0" w:color="auto"/>
        <w:left w:val="none" w:sz="0" w:space="0" w:color="auto"/>
        <w:bottom w:val="none" w:sz="0" w:space="0" w:color="auto"/>
        <w:right w:val="none" w:sz="0" w:space="0" w:color="auto"/>
      </w:divBdr>
    </w:div>
    <w:div w:id="1724599573">
      <w:bodyDiv w:val="1"/>
      <w:marLeft w:val="0"/>
      <w:marRight w:val="0"/>
      <w:marTop w:val="0"/>
      <w:marBottom w:val="0"/>
      <w:divBdr>
        <w:top w:val="none" w:sz="0" w:space="0" w:color="auto"/>
        <w:left w:val="none" w:sz="0" w:space="0" w:color="auto"/>
        <w:bottom w:val="none" w:sz="0" w:space="0" w:color="auto"/>
        <w:right w:val="none" w:sz="0" w:space="0" w:color="auto"/>
      </w:divBdr>
    </w:div>
    <w:div w:id="1732582680">
      <w:bodyDiv w:val="1"/>
      <w:marLeft w:val="0"/>
      <w:marRight w:val="0"/>
      <w:marTop w:val="0"/>
      <w:marBottom w:val="0"/>
      <w:divBdr>
        <w:top w:val="none" w:sz="0" w:space="0" w:color="auto"/>
        <w:left w:val="none" w:sz="0" w:space="0" w:color="auto"/>
        <w:bottom w:val="none" w:sz="0" w:space="0" w:color="auto"/>
        <w:right w:val="none" w:sz="0" w:space="0" w:color="auto"/>
      </w:divBdr>
      <w:divsChild>
        <w:div w:id="326054404">
          <w:marLeft w:val="0"/>
          <w:marRight w:val="0"/>
          <w:marTop w:val="0"/>
          <w:marBottom w:val="0"/>
          <w:divBdr>
            <w:top w:val="none" w:sz="0" w:space="0" w:color="auto"/>
            <w:left w:val="none" w:sz="0" w:space="0" w:color="auto"/>
            <w:bottom w:val="none" w:sz="0" w:space="0" w:color="auto"/>
            <w:right w:val="none" w:sz="0" w:space="0" w:color="auto"/>
          </w:divBdr>
        </w:div>
        <w:div w:id="1749569500">
          <w:marLeft w:val="0"/>
          <w:marRight w:val="0"/>
          <w:marTop w:val="0"/>
          <w:marBottom w:val="0"/>
          <w:divBdr>
            <w:top w:val="single" w:sz="2" w:space="0" w:color="D9D9E3"/>
            <w:left w:val="single" w:sz="2" w:space="0" w:color="D9D9E3"/>
            <w:bottom w:val="single" w:sz="2" w:space="0" w:color="D9D9E3"/>
            <w:right w:val="single" w:sz="2" w:space="0" w:color="D9D9E3"/>
          </w:divBdr>
          <w:divsChild>
            <w:div w:id="2092703308">
              <w:marLeft w:val="0"/>
              <w:marRight w:val="0"/>
              <w:marTop w:val="0"/>
              <w:marBottom w:val="0"/>
              <w:divBdr>
                <w:top w:val="single" w:sz="2" w:space="0" w:color="D9D9E3"/>
                <w:left w:val="single" w:sz="2" w:space="0" w:color="D9D9E3"/>
                <w:bottom w:val="single" w:sz="2" w:space="0" w:color="D9D9E3"/>
                <w:right w:val="single" w:sz="2" w:space="0" w:color="D9D9E3"/>
              </w:divBdr>
              <w:divsChild>
                <w:div w:id="1764759864">
                  <w:marLeft w:val="0"/>
                  <w:marRight w:val="0"/>
                  <w:marTop w:val="0"/>
                  <w:marBottom w:val="0"/>
                  <w:divBdr>
                    <w:top w:val="single" w:sz="2" w:space="0" w:color="D9D9E3"/>
                    <w:left w:val="single" w:sz="2" w:space="0" w:color="D9D9E3"/>
                    <w:bottom w:val="single" w:sz="2" w:space="0" w:color="D9D9E3"/>
                    <w:right w:val="single" w:sz="2" w:space="0" w:color="D9D9E3"/>
                  </w:divBdr>
                  <w:divsChild>
                    <w:div w:id="1084841333">
                      <w:marLeft w:val="0"/>
                      <w:marRight w:val="0"/>
                      <w:marTop w:val="0"/>
                      <w:marBottom w:val="0"/>
                      <w:divBdr>
                        <w:top w:val="single" w:sz="2" w:space="0" w:color="D9D9E3"/>
                        <w:left w:val="single" w:sz="2" w:space="0" w:color="D9D9E3"/>
                        <w:bottom w:val="single" w:sz="2" w:space="0" w:color="D9D9E3"/>
                        <w:right w:val="single" w:sz="2" w:space="0" w:color="D9D9E3"/>
                      </w:divBdr>
                      <w:divsChild>
                        <w:div w:id="1497770569">
                          <w:marLeft w:val="0"/>
                          <w:marRight w:val="0"/>
                          <w:marTop w:val="0"/>
                          <w:marBottom w:val="0"/>
                          <w:divBdr>
                            <w:top w:val="single" w:sz="2" w:space="0" w:color="auto"/>
                            <w:left w:val="single" w:sz="2" w:space="0" w:color="auto"/>
                            <w:bottom w:val="single" w:sz="6" w:space="0" w:color="auto"/>
                            <w:right w:val="single" w:sz="2" w:space="0" w:color="auto"/>
                          </w:divBdr>
                          <w:divsChild>
                            <w:div w:id="4487453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56318157">
                                  <w:marLeft w:val="0"/>
                                  <w:marRight w:val="0"/>
                                  <w:marTop w:val="0"/>
                                  <w:marBottom w:val="0"/>
                                  <w:divBdr>
                                    <w:top w:val="single" w:sz="2" w:space="0" w:color="D9D9E3"/>
                                    <w:left w:val="single" w:sz="2" w:space="0" w:color="D9D9E3"/>
                                    <w:bottom w:val="single" w:sz="2" w:space="0" w:color="D9D9E3"/>
                                    <w:right w:val="single" w:sz="2" w:space="0" w:color="D9D9E3"/>
                                  </w:divBdr>
                                  <w:divsChild>
                                    <w:div w:id="1765152494">
                                      <w:marLeft w:val="0"/>
                                      <w:marRight w:val="0"/>
                                      <w:marTop w:val="0"/>
                                      <w:marBottom w:val="0"/>
                                      <w:divBdr>
                                        <w:top w:val="single" w:sz="2" w:space="0" w:color="D9D9E3"/>
                                        <w:left w:val="single" w:sz="2" w:space="0" w:color="D9D9E3"/>
                                        <w:bottom w:val="single" w:sz="2" w:space="0" w:color="D9D9E3"/>
                                        <w:right w:val="single" w:sz="2" w:space="0" w:color="D9D9E3"/>
                                      </w:divBdr>
                                      <w:divsChild>
                                        <w:div w:id="1981881128">
                                          <w:marLeft w:val="0"/>
                                          <w:marRight w:val="0"/>
                                          <w:marTop w:val="0"/>
                                          <w:marBottom w:val="0"/>
                                          <w:divBdr>
                                            <w:top w:val="single" w:sz="2" w:space="0" w:color="D9D9E3"/>
                                            <w:left w:val="single" w:sz="2" w:space="0" w:color="D9D9E3"/>
                                            <w:bottom w:val="single" w:sz="2" w:space="0" w:color="D9D9E3"/>
                                            <w:right w:val="single" w:sz="2" w:space="0" w:color="D9D9E3"/>
                                          </w:divBdr>
                                          <w:divsChild>
                                            <w:div w:id="505099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36049222">
      <w:bodyDiv w:val="1"/>
      <w:marLeft w:val="0"/>
      <w:marRight w:val="0"/>
      <w:marTop w:val="0"/>
      <w:marBottom w:val="0"/>
      <w:divBdr>
        <w:top w:val="none" w:sz="0" w:space="0" w:color="auto"/>
        <w:left w:val="none" w:sz="0" w:space="0" w:color="auto"/>
        <w:bottom w:val="none" w:sz="0" w:space="0" w:color="auto"/>
        <w:right w:val="none" w:sz="0" w:space="0" w:color="auto"/>
      </w:divBdr>
      <w:divsChild>
        <w:div w:id="598374057">
          <w:marLeft w:val="360"/>
          <w:marRight w:val="0"/>
          <w:marTop w:val="0"/>
          <w:marBottom w:val="0"/>
          <w:divBdr>
            <w:top w:val="none" w:sz="0" w:space="0" w:color="auto"/>
            <w:left w:val="none" w:sz="0" w:space="0" w:color="auto"/>
            <w:bottom w:val="none" w:sz="0" w:space="0" w:color="auto"/>
            <w:right w:val="none" w:sz="0" w:space="0" w:color="auto"/>
          </w:divBdr>
        </w:div>
        <w:div w:id="2068529739">
          <w:marLeft w:val="360"/>
          <w:marRight w:val="0"/>
          <w:marTop w:val="0"/>
          <w:marBottom w:val="0"/>
          <w:divBdr>
            <w:top w:val="none" w:sz="0" w:space="0" w:color="auto"/>
            <w:left w:val="none" w:sz="0" w:space="0" w:color="auto"/>
            <w:bottom w:val="none" w:sz="0" w:space="0" w:color="auto"/>
            <w:right w:val="none" w:sz="0" w:space="0" w:color="auto"/>
          </w:divBdr>
        </w:div>
      </w:divsChild>
    </w:div>
    <w:div w:id="1742674985">
      <w:bodyDiv w:val="1"/>
      <w:marLeft w:val="0"/>
      <w:marRight w:val="0"/>
      <w:marTop w:val="0"/>
      <w:marBottom w:val="0"/>
      <w:divBdr>
        <w:top w:val="none" w:sz="0" w:space="0" w:color="auto"/>
        <w:left w:val="none" w:sz="0" w:space="0" w:color="auto"/>
        <w:bottom w:val="none" w:sz="0" w:space="0" w:color="auto"/>
        <w:right w:val="none" w:sz="0" w:space="0" w:color="auto"/>
      </w:divBdr>
    </w:div>
    <w:div w:id="1746339143">
      <w:bodyDiv w:val="1"/>
      <w:marLeft w:val="0"/>
      <w:marRight w:val="0"/>
      <w:marTop w:val="0"/>
      <w:marBottom w:val="0"/>
      <w:divBdr>
        <w:top w:val="none" w:sz="0" w:space="0" w:color="auto"/>
        <w:left w:val="none" w:sz="0" w:space="0" w:color="auto"/>
        <w:bottom w:val="none" w:sz="0" w:space="0" w:color="auto"/>
        <w:right w:val="none" w:sz="0" w:space="0" w:color="auto"/>
      </w:divBdr>
    </w:div>
    <w:div w:id="1756323427">
      <w:bodyDiv w:val="1"/>
      <w:marLeft w:val="0"/>
      <w:marRight w:val="0"/>
      <w:marTop w:val="0"/>
      <w:marBottom w:val="0"/>
      <w:divBdr>
        <w:top w:val="none" w:sz="0" w:space="0" w:color="auto"/>
        <w:left w:val="none" w:sz="0" w:space="0" w:color="auto"/>
        <w:bottom w:val="none" w:sz="0" w:space="0" w:color="auto"/>
        <w:right w:val="none" w:sz="0" w:space="0" w:color="auto"/>
      </w:divBdr>
    </w:div>
    <w:div w:id="1763909402">
      <w:bodyDiv w:val="1"/>
      <w:marLeft w:val="0"/>
      <w:marRight w:val="0"/>
      <w:marTop w:val="0"/>
      <w:marBottom w:val="0"/>
      <w:divBdr>
        <w:top w:val="none" w:sz="0" w:space="0" w:color="auto"/>
        <w:left w:val="none" w:sz="0" w:space="0" w:color="auto"/>
        <w:bottom w:val="none" w:sz="0" w:space="0" w:color="auto"/>
        <w:right w:val="none" w:sz="0" w:space="0" w:color="auto"/>
      </w:divBdr>
    </w:div>
    <w:div w:id="1767575712">
      <w:bodyDiv w:val="1"/>
      <w:marLeft w:val="0"/>
      <w:marRight w:val="0"/>
      <w:marTop w:val="0"/>
      <w:marBottom w:val="0"/>
      <w:divBdr>
        <w:top w:val="none" w:sz="0" w:space="0" w:color="auto"/>
        <w:left w:val="none" w:sz="0" w:space="0" w:color="auto"/>
        <w:bottom w:val="none" w:sz="0" w:space="0" w:color="auto"/>
        <w:right w:val="none" w:sz="0" w:space="0" w:color="auto"/>
      </w:divBdr>
    </w:div>
    <w:div w:id="1777289657">
      <w:bodyDiv w:val="1"/>
      <w:marLeft w:val="0"/>
      <w:marRight w:val="0"/>
      <w:marTop w:val="0"/>
      <w:marBottom w:val="0"/>
      <w:divBdr>
        <w:top w:val="none" w:sz="0" w:space="0" w:color="auto"/>
        <w:left w:val="none" w:sz="0" w:space="0" w:color="auto"/>
        <w:bottom w:val="none" w:sz="0" w:space="0" w:color="auto"/>
        <w:right w:val="none" w:sz="0" w:space="0" w:color="auto"/>
      </w:divBdr>
    </w:div>
    <w:div w:id="1779790772">
      <w:bodyDiv w:val="1"/>
      <w:marLeft w:val="0"/>
      <w:marRight w:val="0"/>
      <w:marTop w:val="0"/>
      <w:marBottom w:val="0"/>
      <w:divBdr>
        <w:top w:val="none" w:sz="0" w:space="0" w:color="auto"/>
        <w:left w:val="none" w:sz="0" w:space="0" w:color="auto"/>
        <w:bottom w:val="none" w:sz="0" w:space="0" w:color="auto"/>
        <w:right w:val="none" w:sz="0" w:space="0" w:color="auto"/>
      </w:divBdr>
    </w:div>
    <w:div w:id="1780643630">
      <w:bodyDiv w:val="1"/>
      <w:marLeft w:val="0"/>
      <w:marRight w:val="0"/>
      <w:marTop w:val="0"/>
      <w:marBottom w:val="0"/>
      <w:divBdr>
        <w:top w:val="none" w:sz="0" w:space="0" w:color="auto"/>
        <w:left w:val="none" w:sz="0" w:space="0" w:color="auto"/>
        <w:bottom w:val="none" w:sz="0" w:space="0" w:color="auto"/>
        <w:right w:val="none" w:sz="0" w:space="0" w:color="auto"/>
      </w:divBdr>
      <w:divsChild>
        <w:div w:id="502665926">
          <w:marLeft w:val="418"/>
          <w:marRight w:val="0"/>
          <w:marTop w:val="0"/>
          <w:marBottom w:val="0"/>
          <w:divBdr>
            <w:top w:val="none" w:sz="0" w:space="0" w:color="auto"/>
            <w:left w:val="none" w:sz="0" w:space="0" w:color="auto"/>
            <w:bottom w:val="none" w:sz="0" w:space="0" w:color="auto"/>
            <w:right w:val="none" w:sz="0" w:space="0" w:color="auto"/>
          </w:divBdr>
        </w:div>
        <w:div w:id="766198301">
          <w:marLeft w:val="418"/>
          <w:marRight w:val="0"/>
          <w:marTop w:val="0"/>
          <w:marBottom w:val="0"/>
          <w:divBdr>
            <w:top w:val="none" w:sz="0" w:space="0" w:color="auto"/>
            <w:left w:val="none" w:sz="0" w:space="0" w:color="auto"/>
            <w:bottom w:val="none" w:sz="0" w:space="0" w:color="auto"/>
            <w:right w:val="none" w:sz="0" w:space="0" w:color="auto"/>
          </w:divBdr>
        </w:div>
        <w:div w:id="1196113677">
          <w:marLeft w:val="418"/>
          <w:marRight w:val="0"/>
          <w:marTop w:val="0"/>
          <w:marBottom w:val="0"/>
          <w:divBdr>
            <w:top w:val="none" w:sz="0" w:space="0" w:color="auto"/>
            <w:left w:val="none" w:sz="0" w:space="0" w:color="auto"/>
            <w:bottom w:val="none" w:sz="0" w:space="0" w:color="auto"/>
            <w:right w:val="none" w:sz="0" w:space="0" w:color="auto"/>
          </w:divBdr>
        </w:div>
        <w:div w:id="1829978355">
          <w:marLeft w:val="418"/>
          <w:marRight w:val="0"/>
          <w:marTop w:val="0"/>
          <w:marBottom w:val="0"/>
          <w:divBdr>
            <w:top w:val="none" w:sz="0" w:space="0" w:color="auto"/>
            <w:left w:val="none" w:sz="0" w:space="0" w:color="auto"/>
            <w:bottom w:val="none" w:sz="0" w:space="0" w:color="auto"/>
            <w:right w:val="none" w:sz="0" w:space="0" w:color="auto"/>
          </w:divBdr>
        </w:div>
      </w:divsChild>
    </w:div>
    <w:div w:id="1821338107">
      <w:bodyDiv w:val="1"/>
      <w:marLeft w:val="0"/>
      <w:marRight w:val="0"/>
      <w:marTop w:val="0"/>
      <w:marBottom w:val="0"/>
      <w:divBdr>
        <w:top w:val="none" w:sz="0" w:space="0" w:color="auto"/>
        <w:left w:val="none" w:sz="0" w:space="0" w:color="auto"/>
        <w:bottom w:val="none" w:sz="0" w:space="0" w:color="auto"/>
        <w:right w:val="none" w:sz="0" w:space="0" w:color="auto"/>
      </w:divBdr>
    </w:div>
    <w:div w:id="1831215291">
      <w:bodyDiv w:val="1"/>
      <w:marLeft w:val="0"/>
      <w:marRight w:val="0"/>
      <w:marTop w:val="0"/>
      <w:marBottom w:val="0"/>
      <w:divBdr>
        <w:top w:val="none" w:sz="0" w:space="0" w:color="auto"/>
        <w:left w:val="none" w:sz="0" w:space="0" w:color="auto"/>
        <w:bottom w:val="none" w:sz="0" w:space="0" w:color="auto"/>
        <w:right w:val="none" w:sz="0" w:space="0" w:color="auto"/>
      </w:divBdr>
    </w:div>
    <w:div w:id="1845242576">
      <w:bodyDiv w:val="1"/>
      <w:marLeft w:val="0"/>
      <w:marRight w:val="0"/>
      <w:marTop w:val="0"/>
      <w:marBottom w:val="0"/>
      <w:divBdr>
        <w:top w:val="none" w:sz="0" w:space="0" w:color="auto"/>
        <w:left w:val="none" w:sz="0" w:space="0" w:color="auto"/>
        <w:bottom w:val="none" w:sz="0" w:space="0" w:color="auto"/>
        <w:right w:val="none" w:sz="0" w:space="0" w:color="auto"/>
      </w:divBdr>
    </w:div>
    <w:div w:id="1890677606">
      <w:bodyDiv w:val="1"/>
      <w:marLeft w:val="0"/>
      <w:marRight w:val="0"/>
      <w:marTop w:val="0"/>
      <w:marBottom w:val="0"/>
      <w:divBdr>
        <w:top w:val="none" w:sz="0" w:space="0" w:color="auto"/>
        <w:left w:val="none" w:sz="0" w:space="0" w:color="auto"/>
        <w:bottom w:val="none" w:sz="0" w:space="0" w:color="auto"/>
        <w:right w:val="none" w:sz="0" w:space="0" w:color="auto"/>
      </w:divBdr>
    </w:div>
    <w:div w:id="1896770575">
      <w:bodyDiv w:val="1"/>
      <w:marLeft w:val="0"/>
      <w:marRight w:val="0"/>
      <w:marTop w:val="0"/>
      <w:marBottom w:val="0"/>
      <w:divBdr>
        <w:top w:val="none" w:sz="0" w:space="0" w:color="auto"/>
        <w:left w:val="none" w:sz="0" w:space="0" w:color="auto"/>
        <w:bottom w:val="none" w:sz="0" w:space="0" w:color="auto"/>
        <w:right w:val="none" w:sz="0" w:space="0" w:color="auto"/>
      </w:divBdr>
    </w:div>
    <w:div w:id="1913467797">
      <w:bodyDiv w:val="1"/>
      <w:marLeft w:val="0"/>
      <w:marRight w:val="0"/>
      <w:marTop w:val="0"/>
      <w:marBottom w:val="0"/>
      <w:divBdr>
        <w:top w:val="none" w:sz="0" w:space="0" w:color="auto"/>
        <w:left w:val="none" w:sz="0" w:space="0" w:color="auto"/>
        <w:bottom w:val="none" w:sz="0" w:space="0" w:color="auto"/>
        <w:right w:val="none" w:sz="0" w:space="0" w:color="auto"/>
      </w:divBdr>
    </w:div>
    <w:div w:id="1980304150">
      <w:bodyDiv w:val="1"/>
      <w:marLeft w:val="0"/>
      <w:marRight w:val="0"/>
      <w:marTop w:val="0"/>
      <w:marBottom w:val="0"/>
      <w:divBdr>
        <w:top w:val="none" w:sz="0" w:space="0" w:color="auto"/>
        <w:left w:val="none" w:sz="0" w:space="0" w:color="auto"/>
        <w:bottom w:val="none" w:sz="0" w:space="0" w:color="auto"/>
        <w:right w:val="none" w:sz="0" w:space="0" w:color="auto"/>
      </w:divBdr>
      <w:divsChild>
        <w:div w:id="397244197">
          <w:marLeft w:val="288"/>
          <w:marRight w:val="0"/>
          <w:marTop w:val="0"/>
          <w:marBottom w:val="0"/>
          <w:divBdr>
            <w:top w:val="none" w:sz="0" w:space="0" w:color="auto"/>
            <w:left w:val="none" w:sz="0" w:space="0" w:color="auto"/>
            <w:bottom w:val="none" w:sz="0" w:space="0" w:color="auto"/>
            <w:right w:val="none" w:sz="0" w:space="0" w:color="auto"/>
          </w:divBdr>
        </w:div>
      </w:divsChild>
    </w:div>
    <w:div w:id="2018536952">
      <w:bodyDiv w:val="1"/>
      <w:marLeft w:val="0"/>
      <w:marRight w:val="0"/>
      <w:marTop w:val="0"/>
      <w:marBottom w:val="0"/>
      <w:divBdr>
        <w:top w:val="none" w:sz="0" w:space="0" w:color="auto"/>
        <w:left w:val="none" w:sz="0" w:space="0" w:color="auto"/>
        <w:bottom w:val="none" w:sz="0" w:space="0" w:color="auto"/>
        <w:right w:val="none" w:sz="0" w:space="0" w:color="auto"/>
      </w:divBdr>
      <w:divsChild>
        <w:div w:id="1164248651">
          <w:marLeft w:val="0"/>
          <w:marRight w:val="0"/>
          <w:marTop w:val="0"/>
          <w:marBottom w:val="0"/>
          <w:divBdr>
            <w:top w:val="none" w:sz="0" w:space="0" w:color="auto"/>
            <w:left w:val="none" w:sz="0" w:space="0" w:color="auto"/>
            <w:bottom w:val="none" w:sz="0" w:space="0" w:color="auto"/>
            <w:right w:val="none" w:sz="0" w:space="0" w:color="auto"/>
          </w:divBdr>
        </w:div>
        <w:div w:id="1217619095">
          <w:marLeft w:val="0"/>
          <w:marRight w:val="0"/>
          <w:marTop w:val="0"/>
          <w:marBottom w:val="0"/>
          <w:divBdr>
            <w:top w:val="single" w:sz="2" w:space="0" w:color="D9D9E3"/>
            <w:left w:val="single" w:sz="2" w:space="0" w:color="D9D9E3"/>
            <w:bottom w:val="single" w:sz="2" w:space="0" w:color="D9D9E3"/>
            <w:right w:val="single" w:sz="2" w:space="0" w:color="D9D9E3"/>
          </w:divBdr>
          <w:divsChild>
            <w:div w:id="188682133">
              <w:marLeft w:val="0"/>
              <w:marRight w:val="0"/>
              <w:marTop w:val="0"/>
              <w:marBottom w:val="0"/>
              <w:divBdr>
                <w:top w:val="single" w:sz="2" w:space="0" w:color="D9D9E3"/>
                <w:left w:val="single" w:sz="2" w:space="0" w:color="D9D9E3"/>
                <w:bottom w:val="single" w:sz="2" w:space="0" w:color="D9D9E3"/>
                <w:right w:val="single" w:sz="2" w:space="0" w:color="D9D9E3"/>
              </w:divBdr>
              <w:divsChild>
                <w:div w:id="1913930520">
                  <w:marLeft w:val="0"/>
                  <w:marRight w:val="0"/>
                  <w:marTop w:val="0"/>
                  <w:marBottom w:val="0"/>
                  <w:divBdr>
                    <w:top w:val="single" w:sz="2" w:space="0" w:color="D9D9E3"/>
                    <w:left w:val="single" w:sz="2" w:space="0" w:color="D9D9E3"/>
                    <w:bottom w:val="single" w:sz="2" w:space="0" w:color="D9D9E3"/>
                    <w:right w:val="single" w:sz="2" w:space="0" w:color="D9D9E3"/>
                  </w:divBdr>
                  <w:divsChild>
                    <w:div w:id="1709835484">
                      <w:marLeft w:val="0"/>
                      <w:marRight w:val="0"/>
                      <w:marTop w:val="0"/>
                      <w:marBottom w:val="0"/>
                      <w:divBdr>
                        <w:top w:val="single" w:sz="2" w:space="0" w:color="D9D9E3"/>
                        <w:left w:val="single" w:sz="2" w:space="0" w:color="D9D9E3"/>
                        <w:bottom w:val="single" w:sz="2" w:space="0" w:color="D9D9E3"/>
                        <w:right w:val="single" w:sz="2" w:space="0" w:color="D9D9E3"/>
                      </w:divBdr>
                      <w:divsChild>
                        <w:div w:id="265159759">
                          <w:marLeft w:val="0"/>
                          <w:marRight w:val="0"/>
                          <w:marTop w:val="0"/>
                          <w:marBottom w:val="0"/>
                          <w:divBdr>
                            <w:top w:val="single" w:sz="2" w:space="0" w:color="auto"/>
                            <w:left w:val="single" w:sz="2" w:space="0" w:color="auto"/>
                            <w:bottom w:val="single" w:sz="6" w:space="0" w:color="auto"/>
                            <w:right w:val="single" w:sz="2" w:space="0" w:color="auto"/>
                          </w:divBdr>
                          <w:divsChild>
                            <w:div w:id="1367947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240198">
                                  <w:marLeft w:val="0"/>
                                  <w:marRight w:val="0"/>
                                  <w:marTop w:val="0"/>
                                  <w:marBottom w:val="0"/>
                                  <w:divBdr>
                                    <w:top w:val="single" w:sz="2" w:space="0" w:color="D9D9E3"/>
                                    <w:left w:val="single" w:sz="2" w:space="0" w:color="D9D9E3"/>
                                    <w:bottom w:val="single" w:sz="2" w:space="0" w:color="D9D9E3"/>
                                    <w:right w:val="single" w:sz="2" w:space="0" w:color="D9D9E3"/>
                                  </w:divBdr>
                                  <w:divsChild>
                                    <w:div w:id="1571770439">
                                      <w:marLeft w:val="0"/>
                                      <w:marRight w:val="0"/>
                                      <w:marTop w:val="0"/>
                                      <w:marBottom w:val="0"/>
                                      <w:divBdr>
                                        <w:top w:val="single" w:sz="2" w:space="0" w:color="D9D9E3"/>
                                        <w:left w:val="single" w:sz="2" w:space="0" w:color="D9D9E3"/>
                                        <w:bottom w:val="single" w:sz="2" w:space="0" w:color="D9D9E3"/>
                                        <w:right w:val="single" w:sz="2" w:space="0" w:color="D9D9E3"/>
                                      </w:divBdr>
                                      <w:divsChild>
                                        <w:div w:id="1215042480">
                                          <w:marLeft w:val="0"/>
                                          <w:marRight w:val="0"/>
                                          <w:marTop w:val="0"/>
                                          <w:marBottom w:val="0"/>
                                          <w:divBdr>
                                            <w:top w:val="single" w:sz="2" w:space="0" w:color="D9D9E3"/>
                                            <w:left w:val="single" w:sz="2" w:space="0" w:color="D9D9E3"/>
                                            <w:bottom w:val="single" w:sz="2" w:space="0" w:color="D9D9E3"/>
                                            <w:right w:val="single" w:sz="2" w:space="0" w:color="D9D9E3"/>
                                          </w:divBdr>
                                          <w:divsChild>
                                            <w:div w:id="13467835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20083868">
      <w:bodyDiv w:val="1"/>
      <w:marLeft w:val="0"/>
      <w:marRight w:val="0"/>
      <w:marTop w:val="0"/>
      <w:marBottom w:val="0"/>
      <w:divBdr>
        <w:top w:val="none" w:sz="0" w:space="0" w:color="auto"/>
        <w:left w:val="none" w:sz="0" w:space="0" w:color="auto"/>
        <w:bottom w:val="none" w:sz="0" w:space="0" w:color="auto"/>
        <w:right w:val="none" w:sz="0" w:space="0" w:color="auto"/>
      </w:divBdr>
    </w:div>
    <w:div w:id="2033845670">
      <w:bodyDiv w:val="1"/>
      <w:marLeft w:val="0"/>
      <w:marRight w:val="0"/>
      <w:marTop w:val="0"/>
      <w:marBottom w:val="0"/>
      <w:divBdr>
        <w:top w:val="none" w:sz="0" w:space="0" w:color="auto"/>
        <w:left w:val="none" w:sz="0" w:space="0" w:color="auto"/>
        <w:bottom w:val="none" w:sz="0" w:space="0" w:color="auto"/>
        <w:right w:val="none" w:sz="0" w:space="0" w:color="auto"/>
      </w:divBdr>
    </w:div>
    <w:div w:id="2040350066">
      <w:bodyDiv w:val="1"/>
      <w:marLeft w:val="0"/>
      <w:marRight w:val="0"/>
      <w:marTop w:val="0"/>
      <w:marBottom w:val="0"/>
      <w:divBdr>
        <w:top w:val="none" w:sz="0" w:space="0" w:color="auto"/>
        <w:left w:val="none" w:sz="0" w:space="0" w:color="auto"/>
        <w:bottom w:val="none" w:sz="0" w:space="0" w:color="auto"/>
        <w:right w:val="none" w:sz="0" w:space="0" w:color="auto"/>
      </w:divBdr>
      <w:divsChild>
        <w:div w:id="948703045">
          <w:marLeft w:val="0"/>
          <w:marRight w:val="0"/>
          <w:marTop w:val="0"/>
          <w:marBottom w:val="0"/>
          <w:divBdr>
            <w:top w:val="single" w:sz="2" w:space="0" w:color="D9D9E3"/>
            <w:left w:val="single" w:sz="2" w:space="0" w:color="D9D9E3"/>
            <w:bottom w:val="single" w:sz="2" w:space="0" w:color="D9D9E3"/>
            <w:right w:val="single" w:sz="2" w:space="0" w:color="D9D9E3"/>
          </w:divBdr>
          <w:divsChild>
            <w:div w:id="1415740086">
              <w:marLeft w:val="0"/>
              <w:marRight w:val="0"/>
              <w:marTop w:val="0"/>
              <w:marBottom w:val="0"/>
              <w:divBdr>
                <w:top w:val="single" w:sz="2" w:space="0" w:color="D9D9E3"/>
                <w:left w:val="single" w:sz="2" w:space="0" w:color="D9D9E3"/>
                <w:bottom w:val="single" w:sz="2" w:space="0" w:color="D9D9E3"/>
                <w:right w:val="single" w:sz="2" w:space="0" w:color="D9D9E3"/>
              </w:divBdr>
              <w:divsChild>
                <w:div w:id="1007749770">
                  <w:marLeft w:val="0"/>
                  <w:marRight w:val="0"/>
                  <w:marTop w:val="0"/>
                  <w:marBottom w:val="0"/>
                  <w:divBdr>
                    <w:top w:val="single" w:sz="2" w:space="0" w:color="D9D9E3"/>
                    <w:left w:val="single" w:sz="2" w:space="0" w:color="D9D9E3"/>
                    <w:bottom w:val="single" w:sz="2" w:space="0" w:color="D9D9E3"/>
                    <w:right w:val="single" w:sz="2" w:space="0" w:color="D9D9E3"/>
                  </w:divBdr>
                  <w:divsChild>
                    <w:div w:id="1140923342">
                      <w:marLeft w:val="0"/>
                      <w:marRight w:val="0"/>
                      <w:marTop w:val="0"/>
                      <w:marBottom w:val="0"/>
                      <w:divBdr>
                        <w:top w:val="single" w:sz="2" w:space="0" w:color="D9D9E3"/>
                        <w:left w:val="single" w:sz="2" w:space="0" w:color="D9D9E3"/>
                        <w:bottom w:val="single" w:sz="2" w:space="0" w:color="D9D9E3"/>
                        <w:right w:val="single" w:sz="2" w:space="0" w:color="D9D9E3"/>
                      </w:divBdr>
                      <w:divsChild>
                        <w:div w:id="230778145">
                          <w:marLeft w:val="0"/>
                          <w:marRight w:val="0"/>
                          <w:marTop w:val="0"/>
                          <w:marBottom w:val="0"/>
                          <w:divBdr>
                            <w:top w:val="single" w:sz="2" w:space="0" w:color="auto"/>
                            <w:left w:val="single" w:sz="2" w:space="0" w:color="auto"/>
                            <w:bottom w:val="single" w:sz="6" w:space="0" w:color="auto"/>
                            <w:right w:val="single" w:sz="2" w:space="0" w:color="auto"/>
                          </w:divBdr>
                          <w:divsChild>
                            <w:div w:id="1872721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637106375">
                                  <w:marLeft w:val="0"/>
                                  <w:marRight w:val="0"/>
                                  <w:marTop w:val="0"/>
                                  <w:marBottom w:val="0"/>
                                  <w:divBdr>
                                    <w:top w:val="single" w:sz="2" w:space="0" w:color="D9D9E3"/>
                                    <w:left w:val="single" w:sz="2" w:space="0" w:color="D9D9E3"/>
                                    <w:bottom w:val="single" w:sz="2" w:space="0" w:color="D9D9E3"/>
                                    <w:right w:val="single" w:sz="2" w:space="0" w:color="D9D9E3"/>
                                  </w:divBdr>
                                  <w:divsChild>
                                    <w:div w:id="250890304">
                                      <w:marLeft w:val="0"/>
                                      <w:marRight w:val="0"/>
                                      <w:marTop w:val="0"/>
                                      <w:marBottom w:val="0"/>
                                      <w:divBdr>
                                        <w:top w:val="single" w:sz="2" w:space="0" w:color="D9D9E3"/>
                                        <w:left w:val="single" w:sz="2" w:space="0" w:color="D9D9E3"/>
                                        <w:bottom w:val="single" w:sz="2" w:space="0" w:color="D9D9E3"/>
                                        <w:right w:val="single" w:sz="2" w:space="0" w:color="D9D9E3"/>
                                      </w:divBdr>
                                      <w:divsChild>
                                        <w:div w:id="1702972138">
                                          <w:marLeft w:val="0"/>
                                          <w:marRight w:val="0"/>
                                          <w:marTop w:val="0"/>
                                          <w:marBottom w:val="0"/>
                                          <w:divBdr>
                                            <w:top w:val="single" w:sz="2" w:space="0" w:color="D9D9E3"/>
                                            <w:left w:val="single" w:sz="2" w:space="0" w:color="D9D9E3"/>
                                            <w:bottom w:val="single" w:sz="2" w:space="0" w:color="D9D9E3"/>
                                            <w:right w:val="single" w:sz="2" w:space="0" w:color="D9D9E3"/>
                                          </w:divBdr>
                                          <w:divsChild>
                                            <w:div w:id="455835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4866802">
          <w:marLeft w:val="0"/>
          <w:marRight w:val="0"/>
          <w:marTop w:val="0"/>
          <w:marBottom w:val="0"/>
          <w:divBdr>
            <w:top w:val="none" w:sz="0" w:space="0" w:color="auto"/>
            <w:left w:val="none" w:sz="0" w:space="0" w:color="auto"/>
            <w:bottom w:val="none" w:sz="0" w:space="0" w:color="auto"/>
            <w:right w:val="none" w:sz="0" w:space="0" w:color="auto"/>
          </w:divBdr>
        </w:div>
      </w:divsChild>
    </w:div>
    <w:div w:id="2053142156">
      <w:bodyDiv w:val="1"/>
      <w:marLeft w:val="0"/>
      <w:marRight w:val="0"/>
      <w:marTop w:val="0"/>
      <w:marBottom w:val="0"/>
      <w:divBdr>
        <w:top w:val="none" w:sz="0" w:space="0" w:color="auto"/>
        <w:left w:val="none" w:sz="0" w:space="0" w:color="auto"/>
        <w:bottom w:val="none" w:sz="0" w:space="0" w:color="auto"/>
        <w:right w:val="none" w:sz="0" w:space="0" w:color="auto"/>
      </w:divBdr>
    </w:div>
    <w:div w:id="2066291500">
      <w:bodyDiv w:val="1"/>
      <w:marLeft w:val="0"/>
      <w:marRight w:val="0"/>
      <w:marTop w:val="0"/>
      <w:marBottom w:val="0"/>
      <w:divBdr>
        <w:top w:val="none" w:sz="0" w:space="0" w:color="auto"/>
        <w:left w:val="none" w:sz="0" w:space="0" w:color="auto"/>
        <w:bottom w:val="none" w:sz="0" w:space="0" w:color="auto"/>
        <w:right w:val="none" w:sz="0" w:space="0" w:color="auto"/>
      </w:divBdr>
    </w:div>
    <w:div w:id="2069107131">
      <w:bodyDiv w:val="1"/>
      <w:marLeft w:val="0"/>
      <w:marRight w:val="0"/>
      <w:marTop w:val="0"/>
      <w:marBottom w:val="0"/>
      <w:divBdr>
        <w:top w:val="none" w:sz="0" w:space="0" w:color="auto"/>
        <w:left w:val="none" w:sz="0" w:space="0" w:color="auto"/>
        <w:bottom w:val="none" w:sz="0" w:space="0" w:color="auto"/>
        <w:right w:val="none" w:sz="0" w:space="0" w:color="auto"/>
      </w:divBdr>
    </w:div>
    <w:div w:id="2072120176">
      <w:bodyDiv w:val="1"/>
      <w:marLeft w:val="0"/>
      <w:marRight w:val="0"/>
      <w:marTop w:val="0"/>
      <w:marBottom w:val="0"/>
      <w:divBdr>
        <w:top w:val="none" w:sz="0" w:space="0" w:color="auto"/>
        <w:left w:val="none" w:sz="0" w:space="0" w:color="auto"/>
        <w:bottom w:val="none" w:sz="0" w:space="0" w:color="auto"/>
        <w:right w:val="none" w:sz="0" w:space="0" w:color="auto"/>
      </w:divBdr>
      <w:divsChild>
        <w:div w:id="1873837808">
          <w:marLeft w:val="446"/>
          <w:marRight w:val="0"/>
          <w:marTop w:val="0"/>
          <w:marBottom w:val="0"/>
          <w:divBdr>
            <w:top w:val="none" w:sz="0" w:space="0" w:color="auto"/>
            <w:left w:val="none" w:sz="0" w:space="0" w:color="auto"/>
            <w:bottom w:val="none" w:sz="0" w:space="0" w:color="auto"/>
            <w:right w:val="none" w:sz="0" w:space="0" w:color="auto"/>
          </w:divBdr>
        </w:div>
      </w:divsChild>
    </w:div>
    <w:div w:id="2072576653">
      <w:bodyDiv w:val="1"/>
      <w:marLeft w:val="0"/>
      <w:marRight w:val="0"/>
      <w:marTop w:val="0"/>
      <w:marBottom w:val="0"/>
      <w:divBdr>
        <w:top w:val="none" w:sz="0" w:space="0" w:color="auto"/>
        <w:left w:val="none" w:sz="0" w:space="0" w:color="auto"/>
        <w:bottom w:val="none" w:sz="0" w:space="0" w:color="auto"/>
        <w:right w:val="none" w:sz="0" w:space="0" w:color="auto"/>
      </w:divBdr>
    </w:div>
    <w:div w:id="2083260558">
      <w:bodyDiv w:val="1"/>
      <w:marLeft w:val="0"/>
      <w:marRight w:val="0"/>
      <w:marTop w:val="0"/>
      <w:marBottom w:val="0"/>
      <w:divBdr>
        <w:top w:val="none" w:sz="0" w:space="0" w:color="auto"/>
        <w:left w:val="none" w:sz="0" w:space="0" w:color="auto"/>
        <w:bottom w:val="none" w:sz="0" w:space="0" w:color="auto"/>
        <w:right w:val="none" w:sz="0" w:space="0" w:color="auto"/>
      </w:divBdr>
    </w:div>
    <w:div w:id="2092434147">
      <w:bodyDiv w:val="1"/>
      <w:marLeft w:val="0"/>
      <w:marRight w:val="0"/>
      <w:marTop w:val="0"/>
      <w:marBottom w:val="0"/>
      <w:divBdr>
        <w:top w:val="none" w:sz="0" w:space="0" w:color="auto"/>
        <w:left w:val="none" w:sz="0" w:space="0" w:color="auto"/>
        <w:bottom w:val="none" w:sz="0" w:space="0" w:color="auto"/>
        <w:right w:val="none" w:sz="0" w:space="0" w:color="auto"/>
      </w:divBdr>
    </w:div>
    <w:div w:id="2105488034">
      <w:bodyDiv w:val="1"/>
      <w:marLeft w:val="0"/>
      <w:marRight w:val="0"/>
      <w:marTop w:val="0"/>
      <w:marBottom w:val="0"/>
      <w:divBdr>
        <w:top w:val="none" w:sz="0" w:space="0" w:color="auto"/>
        <w:left w:val="none" w:sz="0" w:space="0" w:color="auto"/>
        <w:bottom w:val="none" w:sz="0" w:space="0" w:color="auto"/>
        <w:right w:val="none" w:sz="0" w:space="0" w:color="auto"/>
      </w:divBdr>
    </w:div>
    <w:div w:id="2116946768">
      <w:bodyDiv w:val="1"/>
      <w:marLeft w:val="0"/>
      <w:marRight w:val="0"/>
      <w:marTop w:val="0"/>
      <w:marBottom w:val="0"/>
      <w:divBdr>
        <w:top w:val="none" w:sz="0" w:space="0" w:color="auto"/>
        <w:left w:val="none" w:sz="0" w:space="0" w:color="auto"/>
        <w:bottom w:val="none" w:sz="0" w:space="0" w:color="auto"/>
        <w:right w:val="none" w:sz="0" w:space="0" w:color="auto"/>
      </w:divBdr>
    </w:div>
    <w:div w:id="212168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qualizeal.com"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mailto:kote@qualizea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oter" Target="footer2.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c7e5fc-81bb-4980-9745-3d74f180e30a">
      <Terms xmlns="http://schemas.microsoft.com/office/infopath/2007/PartnerControls"/>
    </lcf76f155ced4ddcb4097134ff3c332f>
    <TaxCatchAll xmlns="488c5e86-8af8-407f-bfa7-88dd32f9733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111BAD072D5D4449EAF914D818CDD75" ma:contentTypeVersion="16" ma:contentTypeDescription="Create a new document." ma:contentTypeScope="" ma:versionID="c0bdfbcda655e67a2c917fed52f23c1d">
  <xsd:schema xmlns:xsd="http://www.w3.org/2001/XMLSchema" xmlns:xs="http://www.w3.org/2001/XMLSchema" xmlns:p="http://schemas.microsoft.com/office/2006/metadata/properties" xmlns:ns2="97c7e5fc-81bb-4980-9745-3d74f180e30a" xmlns:ns3="488c5e86-8af8-407f-bfa7-88dd32f97335" targetNamespace="http://schemas.microsoft.com/office/2006/metadata/properties" ma:root="true" ma:fieldsID="65c01f62b0cc979ec1b7e248c1d4c58b" ns2:_="" ns3:_="">
    <xsd:import namespace="97c7e5fc-81bb-4980-9745-3d74f180e30a"/>
    <xsd:import namespace="488c5e86-8af8-407f-bfa7-88dd32f9733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c7e5fc-81bb-4980-9745-3d74f180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91198b-7c58-44da-9878-5574ce9ccad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8c5e86-8af8-407f-bfa7-88dd32f9733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16e475-6643-4e77-8216-a200fa3d1996}" ma:internalName="TaxCatchAll" ma:showField="CatchAllData" ma:web="488c5e86-8af8-407f-bfa7-88dd32f973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048DA-0247-4F66-A7A6-3B6FF62C8E8E}">
  <ds:schemaRefs>
    <ds:schemaRef ds:uri="http://schemas.microsoft.com/sharepoint/v3/contenttype/forms"/>
  </ds:schemaRefs>
</ds:datastoreItem>
</file>

<file path=customXml/itemProps2.xml><?xml version="1.0" encoding="utf-8"?>
<ds:datastoreItem xmlns:ds="http://schemas.openxmlformats.org/officeDocument/2006/customXml" ds:itemID="{D5118AC3-40E8-420E-A2FF-47BBD3A2CFC1}">
  <ds:schemaRefs>
    <ds:schemaRef ds:uri="http://schemas.microsoft.com/office/2006/metadata/properties"/>
    <ds:schemaRef ds:uri="http://schemas.microsoft.com/office/infopath/2007/PartnerControls"/>
    <ds:schemaRef ds:uri="97c7e5fc-81bb-4980-9745-3d74f180e30a"/>
    <ds:schemaRef ds:uri="488c5e86-8af8-407f-bfa7-88dd32f97335"/>
  </ds:schemaRefs>
</ds:datastoreItem>
</file>

<file path=customXml/itemProps3.xml><?xml version="1.0" encoding="utf-8"?>
<ds:datastoreItem xmlns:ds="http://schemas.openxmlformats.org/officeDocument/2006/customXml" ds:itemID="{8A45F7A1-0A82-4EC8-BC08-3802FED4A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c7e5fc-81bb-4980-9745-3d74f180e30a"/>
    <ds:schemaRef ds:uri="488c5e86-8af8-407f-bfa7-88dd32f973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2387FE-85DF-4718-B03C-5FC30616B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TotalTime>
  <Pages>19</Pages>
  <Words>6383</Words>
  <Characters>36386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QualiZeal - PWC SOW</vt:lpstr>
    </vt:vector>
  </TitlesOfParts>
  <Manager/>
  <Company/>
  <LinksUpToDate>false</LinksUpToDate>
  <CharactersWithSpaces>42684</CharactersWithSpaces>
  <SharedDoc>false</SharedDoc>
  <HyperlinkBase/>
  <HLinks>
    <vt:vector size="144" baseType="variant">
      <vt:variant>
        <vt:i4>8257619</vt:i4>
      </vt:variant>
      <vt:variant>
        <vt:i4>138</vt:i4>
      </vt:variant>
      <vt:variant>
        <vt:i4>0</vt:i4>
      </vt:variant>
      <vt:variant>
        <vt:i4>5</vt:i4>
      </vt:variant>
      <vt:variant>
        <vt:lpwstr>mailto:kote@qualizeal.com</vt:lpwstr>
      </vt:variant>
      <vt:variant>
        <vt:lpwstr/>
      </vt:variant>
      <vt:variant>
        <vt:i4>1048637</vt:i4>
      </vt:variant>
      <vt:variant>
        <vt:i4>131</vt:i4>
      </vt:variant>
      <vt:variant>
        <vt:i4>0</vt:i4>
      </vt:variant>
      <vt:variant>
        <vt:i4>5</vt:i4>
      </vt:variant>
      <vt:variant>
        <vt:lpwstr/>
      </vt:variant>
      <vt:variant>
        <vt:lpwstr>_Toc238030444</vt:lpwstr>
      </vt:variant>
      <vt:variant>
        <vt:i4>1048637</vt:i4>
      </vt:variant>
      <vt:variant>
        <vt:i4>125</vt:i4>
      </vt:variant>
      <vt:variant>
        <vt:i4>0</vt:i4>
      </vt:variant>
      <vt:variant>
        <vt:i4>5</vt:i4>
      </vt:variant>
      <vt:variant>
        <vt:lpwstr/>
      </vt:variant>
      <vt:variant>
        <vt:lpwstr>_Toc238030443</vt:lpwstr>
      </vt:variant>
      <vt:variant>
        <vt:i4>1048637</vt:i4>
      </vt:variant>
      <vt:variant>
        <vt:i4>119</vt:i4>
      </vt:variant>
      <vt:variant>
        <vt:i4>0</vt:i4>
      </vt:variant>
      <vt:variant>
        <vt:i4>5</vt:i4>
      </vt:variant>
      <vt:variant>
        <vt:lpwstr/>
      </vt:variant>
      <vt:variant>
        <vt:lpwstr>_Toc238030442</vt:lpwstr>
      </vt:variant>
      <vt:variant>
        <vt:i4>1048637</vt:i4>
      </vt:variant>
      <vt:variant>
        <vt:i4>113</vt:i4>
      </vt:variant>
      <vt:variant>
        <vt:i4>0</vt:i4>
      </vt:variant>
      <vt:variant>
        <vt:i4>5</vt:i4>
      </vt:variant>
      <vt:variant>
        <vt:lpwstr/>
      </vt:variant>
      <vt:variant>
        <vt:lpwstr>_Toc238030441</vt:lpwstr>
      </vt:variant>
      <vt:variant>
        <vt:i4>1048637</vt:i4>
      </vt:variant>
      <vt:variant>
        <vt:i4>107</vt:i4>
      </vt:variant>
      <vt:variant>
        <vt:i4>0</vt:i4>
      </vt:variant>
      <vt:variant>
        <vt:i4>5</vt:i4>
      </vt:variant>
      <vt:variant>
        <vt:lpwstr/>
      </vt:variant>
      <vt:variant>
        <vt:lpwstr>_Toc238030440</vt:lpwstr>
      </vt:variant>
      <vt:variant>
        <vt:i4>1507389</vt:i4>
      </vt:variant>
      <vt:variant>
        <vt:i4>101</vt:i4>
      </vt:variant>
      <vt:variant>
        <vt:i4>0</vt:i4>
      </vt:variant>
      <vt:variant>
        <vt:i4>5</vt:i4>
      </vt:variant>
      <vt:variant>
        <vt:lpwstr/>
      </vt:variant>
      <vt:variant>
        <vt:lpwstr>_Toc238030439</vt:lpwstr>
      </vt:variant>
      <vt:variant>
        <vt:i4>1507389</vt:i4>
      </vt:variant>
      <vt:variant>
        <vt:i4>95</vt:i4>
      </vt:variant>
      <vt:variant>
        <vt:i4>0</vt:i4>
      </vt:variant>
      <vt:variant>
        <vt:i4>5</vt:i4>
      </vt:variant>
      <vt:variant>
        <vt:lpwstr/>
      </vt:variant>
      <vt:variant>
        <vt:lpwstr>_Toc238030438</vt:lpwstr>
      </vt:variant>
      <vt:variant>
        <vt:i4>1507389</vt:i4>
      </vt:variant>
      <vt:variant>
        <vt:i4>89</vt:i4>
      </vt:variant>
      <vt:variant>
        <vt:i4>0</vt:i4>
      </vt:variant>
      <vt:variant>
        <vt:i4>5</vt:i4>
      </vt:variant>
      <vt:variant>
        <vt:lpwstr/>
      </vt:variant>
      <vt:variant>
        <vt:lpwstr>_Toc238030437</vt:lpwstr>
      </vt:variant>
      <vt:variant>
        <vt:i4>1507389</vt:i4>
      </vt:variant>
      <vt:variant>
        <vt:i4>83</vt:i4>
      </vt:variant>
      <vt:variant>
        <vt:i4>0</vt:i4>
      </vt:variant>
      <vt:variant>
        <vt:i4>5</vt:i4>
      </vt:variant>
      <vt:variant>
        <vt:lpwstr/>
      </vt:variant>
      <vt:variant>
        <vt:lpwstr>_Toc238030436</vt:lpwstr>
      </vt:variant>
      <vt:variant>
        <vt:i4>1507389</vt:i4>
      </vt:variant>
      <vt:variant>
        <vt:i4>77</vt:i4>
      </vt:variant>
      <vt:variant>
        <vt:i4>0</vt:i4>
      </vt:variant>
      <vt:variant>
        <vt:i4>5</vt:i4>
      </vt:variant>
      <vt:variant>
        <vt:lpwstr/>
      </vt:variant>
      <vt:variant>
        <vt:lpwstr>_Toc238030435</vt:lpwstr>
      </vt:variant>
      <vt:variant>
        <vt:i4>1507389</vt:i4>
      </vt:variant>
      <vt:variant>
        <vt:i4>71</vt:i4>
      </vt:variant>
      <vt:variant>
        <vt:i4>0</vt:i4>
      </vt:variant>
      <vt:variant>
        <vt:i4>5</vt:i4>
      </vt:variant>
      <vt:variant>
        <vt:lpwstr/>
      </vt:variant>
      <vt:variant>
        <vt:lpwstr>_Toc238030434</vt:lpwstr>
      </vt:variant>
      <vt:variant>
        <vt:i4>1507389</vt:i4>
      </vt:variant>
      <vt:variant>
        <vt:i4>65</vt:i4>
      </vt:variant>
      <vt:variant>
        <vt:i4>0</vt:i4>
      </vt:variant>
      <vt:variant>
        <vt:i4>5</vt:i4>
      </vt:variant>
      <vt:variant>
        <vt:lpwstr/>
      </vt:variant>
      <vt:variant>
        <vt:lpwstr>_Toc238030433</vt:lpwstr>
      </vt:variant>
      <vt:variant>
        <vt:i4>1507389</vt:i4>
      </vt:variant>
      <vt:variant>
        <vt:i4>59</vt:i4>
      </vt:variant>
      <vt:variant>
        <vt:i4>0</vt:i4>
      </vt:variant>
      <vt:variant>
        <vt:i4>5</vt:i4>
      </vt:variant>
      <vt:variant>
        <vt:lpwstr/>
      </vt:variant>
      <vt:variant>
        <vt:lpwstr>_Toc238030432</vt:lpwstr>
      </vt:variant>
      <vt:variant>
        <vt:i4>1507389</vt:i4>
      </vt:variant>
      <vt:variant>
        <vt:i4>53</vt:i4>
      </vt:variant>
      <vt:variant>
        <vt:i4>0</vt:i4>
      </vt:variant>
      <vt:variant>
        <vt:i4>5</vt:i4>
      </vt:variant>
      <vt:variant>
        <vt:lpwstr/>
      </vt:variant>
      <vt:variant>
        <vt:lpwstr>_Toc238030431</vt:lpwstr>
      </vt:variant>
      <vt:variant>
        <vt:i4>1507389</vt:i4>
      </vt:variant>
      <vt:variant>
        <vt:i4>47</vt:i4>
      </vt:variant>
      <vt:variant>
        <vt:i4>0</vt:i4>
      </vt:variant>
      <vt:variant>
        <vt:i4>5</vt:i4>
      </vt:variant>
      <vt:variant>
        <vt:lpwstr/>
      </vt:variant>
      <vt:variant>
        <vt:lpwstr>_Toc238030430</vt:lpwstr>
      </vt:variant>
      <vt:variant>
        <vt:i4>1441853</vt:i4>
      </vt:variant>
      <vt:variant>
        <vt:i4>41</vt:i4>
      </vt:variant>
      <vt:variant>
        <vt:i4>0</vt:i4>
      </vt:variant>
      <vt:variant>
        <vt:i4>5</vt:i4>
      </vt:variant>
      <vt:variant>
        <vt:lpwstr/>
      </vt:variant>
      <vt:variant>
        <vt:lpwstr>_Toc238030429</vt:lpwstr>
      </vt:variant>
      <vt:variant>
        <vt:i4>1441853</vt:i4>
      </vt:variant>
      <vt:variant>
        <vt:i4>35</vt:i4>
      </vt:variant>
      <vt:variant>
        <vt:i4>0</vt:i4>
      </vt:variant>
      <vt:variant>
        <vt:i4>5</vt:i4>
      </vt:variant>
      <vt:variant>
        <vt:lpwstr/>
      </vt:variant>
      <vt:variant>
        <vt:lpwstr>_Toc238030428</vt:lpwstr>
      </vt:variant>
      <vt:variant>
        <vt:i4>1441853</vt:i4>
      </vt:variant>
      <vt:variant>
        <vt:i4>29</vt:i4>
      </vt:variant>
      <vt:variant>
        <vt:i4>0</vt:i4>
      </vt:variant>
      <vt:variant>
        <vt:i4>5</vt:i4>
      </vt:variant>
      <vt:variant>
        <vt:lpwstr/>
      </vt:variant>
      <vt:variant>
        <vt:lpwstr>_Toc238030427</vt:lpwstr>
      </vt:variant>
      <vt:variant>
        <vt:i4>1441853</vt:i4>
      </vt:variant>
      <vt:variant>
        <vt:i4>23</vt:i4>
      </vt:variant>
      <vt:variant>
        <vt:i4>0</vt:i4>
      </vt:variant>
      <vt:variant>
        <vt:i4>5</vt:i4>
      </vt:variant>
      <vt:variant>
        <vt:lpwstr/>
      </vt:variant>
      <vt:variant>
        <vt:lpwstr>_Toc238030426</vt:lpwstr>
      </vt:variant>
      <vt:variant>
        <vt:i4>1441853</vt:i4>
      </vt:variant>
      <vt:variant>
        <vt:i4>17</vt:i4>
      </vt:variant>
      <vt:variant>
        <vt:i4>0</vt:i4>
      </vt:variant>
      <vt:variant>
        <vt:i4>5</vt:i4>
      </vt:variant>
      <vt:variant>
        <vt:lpwstr/>
      </vt:variant>
      <vt:variant>
        <vt:lpwstr>_Toc238030425</vt:lpwstr>
      </vt:variant>
      <vt:variant>
        <vt:i4>1441853</vt:i4>
      </vt:variant>
      <vt:variant>
        <vt:i4>11</vt:i4>
      </vt:variant>
      <vt:variant>
        <vt:i4>0</vt:i4>
      </vt:variant>
      <vt:variant>
        <vt:i4>5</vt:i4>
      </vt:variant>
      <vt:variant>
        <vt:lpwstr/>
      </vt:variant>
      <vt:variant>
        <vt:lpwstr>_Toc238030424</vt:lpwstr>
      </vt:variant>
      <vt:variant>
        <vt:i4>1441853</vt:i4>
      </vt:variant>
      <vt:variant>
        <vt:i4>5</vt:i4>
      </vt:variant>
      <vt:variant>
        <vt:i4>0</vt:i4>
      </vt:variant>
      <vt:variant>
        <vt:i4>5</vt:i4>
      </vt:variant>
      <vt:variant>
        <vt:lpwstr/>
      </vt:variant>
      <vt:variant>
        <vt:lpwstr>_Toc238030423</vt:lpwstr>
      </vt:variant>
      <vt:variant>
        <vt:i4>5570579</vt:i4>
      </vt:variant>
      <vt:variant>
        <vt:i4>0</vt:i4>
      </vt:variant>
      <vt:variant>
        <vt:i4>0</vt:i4>
      </vt:variant>
      <vt:variant>
        <vt:i4>5</vt:i4>
      </vt:variant>
      <vt:variant>
        <vt:lpwstr>http://www.qualizeal.com/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QualiZeal - PWC SOW</dc:title>
  <dc:subject/>
  <dc:creator>Chinmaya Kothari</dc:creator>
  <cp:keywords/>
  <dc:description/>
  <cp:lastModifiedBy>O365 Office Apps</cp:lastModifiedBy>
  <cp:revision>208</cp:revision>
  <dcterms:created xsi:type="dcterms:W3CDTF">2026-03-11T16:31:00Z</dcterms:created>
  <dcterms:modified xsi:type="dcterms:W3CDTF">2026-08-20T11:39:00Z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da07b96777f73812cd287bbe60c43a63b072ab8c90b7c32d82c73efc3b7209be</vt:lpwstr>
  </property>
  <property fmtid="{D5CDD505-2E9C-101B-9397-08002B2CF9AE}" pid="3" name="ContentTypeId">
    <vt:lpwstr>0x0101007111BAD072D5D4449EAF914D818CDD75</vt:lpwstr>
  </property>
  <property fmtid="{D5CDD505-2E9C-101B-9397-08002B2CF9AE}" pid="4" name="MediaServiceImageTags">
    <vt:lpwstr/>
  </property>
</Properties>
</file>